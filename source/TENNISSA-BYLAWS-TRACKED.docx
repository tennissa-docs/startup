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1DFE3" w14:textId="77777777" w:rsidR="004F71DB" w:rsidRPr="004F71DB" w:rsidRDefault="004F71DB" w:rsidP="004F71DB">
      <w:pPr>
        <w:rPr>
          <w:b/>
          <w:bCs/>
        </w:rPr>
      </w:pPr>
      <w:r>
        <w:rPr>
          <w:b/>
          <w:bCs/>
        </w:rPr>
        <w:t>BYLAWS OF</w:t>
      </w:r>
    </w:p>
    <w:p w14:paraId="1381D753" w14:textId="75D2DA13" w:rsidR="004F71DB" w:rsidRPr="004F71DB" w:rsidRDefault="004F71DB" w:rsidP="004F71DB">
      <w:pPr>
        <w:rPr>
          <w:b/>
          <w:bCs/>
        </w:rPr>
      </w:pPr>
      <w:r>
        <w:rPr>
          <w:b/>
          <w:bCs/>
        </w:rPr>
        <w:t xml:space="preserve">TENNESSEE ISLAMIC SCHOOL SCHOLARSHIP ALLIANCE, INC. (TENNISSA)</w:t>
      </w:r>
    </w:p>
    <w:p w14:paraId="6A5A7801" w14:textId="77777777" w:rsidR="004F71DB" w:rsidRPr="004F71DB" w:rsidRDefault="004F71DB" w:rsidP="004F71DB">
      <w:pPr>
        <w:rPr>
          <w:b/>
          <w:bCs/>
        </w:rPr>
      </w:pPr>
      <w:r>
        <w:rPr>
          <w:b/>
          <w:bCs/>
        </w:rPr>
        <w:t>ARTICLE I — NAME, STATUS, AND OFFICES</w:t>
      </w:r>
    </w:p>
    <w:p w14:paraId="2BBAAFCE" w14:textId="77777777" w:rsidR="004F71DB" w:rsidRPr="004F71DB" w:rsidRDefault="004F71DB" w:rsidP="004F71DB">
      <w:pPr>
        <w:rPr>
          <w:b/>
          <w:bCs/>
        </w:rPr>
      </w:pPr>
      <w:r>
        <w:rPr>
          <w:b/>
          <w:bCs/>
        </w:rPr>
        <w:t>Section 1.1. Name</w:t>
      </w:r>
    </w:p>
    <w:p w14:paraId="33F74BD3" w14:textId="77777777" w:rsidR="004F71DB" w:rsidRPr="004F71DB" w:rsidRDefault="004F71DB" w:rsidP="004F71DB">
      <w:r>
        <w:t>The name of the Corporation is Tennessee Islamic School Scholarship Alliance, Inc., hereinafter referred to as “TENNISSA” or the “Corporation.”</w:t>
      </w:r>
    </w:p>
    <w:p w14:paraId="3124BD43" w14:textId="77777777" w:rsidR="004F71DB" w:rsidRPr="004F71DB" w:rsidRDefault="004F71DB" w:rsidP="004F71DB">
      <w:r>
        <w:t>The Corporation may use TENNISSA as its public-facing name and may use other lawful names approved by the Board of Directors.</w:t>
      </w:r>
    </w:p>
    <w:p w14:paraId="697D847C" w14:textId="77777777" w:rsidR="004F71DB" w:rsidRPr="004F71DB" w:rsidRDefault="004F71DB" w:rsidP="004F71DB">
      <w:pPr>
        <w:rPr>
          <w:b/>
          <w:bCs/>
        </w:rPr>
      </w:pPr>
      <w:r>
        <w:rPr>
          <w:b/>
          <w:bCs/>
        </w:rPr>
        <w:t>Section 1.2. Legal Status</w:t>
      </w:r>
    </w:p>
    <w:p w14:paraId="0F507E63" w14:textId="77777777" w:rsidR="004F71DB" w:rsidRPr="004F71DB" w:rsidRDefault="004F71DB" w:rsidP="004F71DB">
      <w:r>
        <w:t>TENNISSA is organized as a Tennessee nonprofit corporation. It intends to qualify as an organization described in Section 501(c)(3) of the Internal Revenue Code, as amended, and to qualify as a Scholarship Granting Organization (SGO) under applicable federal and Tennessee requirements.</w:t>
      </w:r>
    </w:p>
    <w:p w14:paraId="1E0D60AD" w14:textId="77777777" w:rsidR="004F71DB" w:rsidRPr="004F71DB" w:rsidRDefault="004F71DB" w:rsidP="004F71DB">
      <w:r>
        <w:t>Incorporation, federal tax-exempt recognition, charitable solicitation compliance, and SGO approval are separate legal matters. The Corporation shall not represent itself as an approved SGO or promise that contributions qualify for a federal SGO tax credit until the applicable requirements have been satisfied.</w:t>
      </w:r>
    </w:p>
    <w:p w14:paraId="024295FB" w14:textId="77777777" w:rsidR="004F71DB" w:rsidRPr="004F71DB" w:rsidRDefault="004F71DB" w:rsidP="004F71DB">
      <w:pPr>
        <w:rPr>
          <w:b/>
          <w:bCs/>
        </w:rPr>
      </w:pPr>
      <w:r>
        <w:rPr>
          <w:b/>
          <w:bCs/>
        </w:rPr>
        <w:t>Section 1.3. Principal Office</w:t>
      </w:r>
    </w:p>
    <w:p w14:paraId="4F807C73" w14:textId="77777777" w:rsidR="004F71DB" w:rsidRPr="004F71DB" w:rsidRDefault="004F71DB" w:rsidP="004F71DB">
      <w:r>
        <w:t xml:space="preserve">The principal office shall be located in Tennessee at an address designated by the Board.</w:t>
      </w:r>
    </w:p>
    <w:p w14:paraId="0F331F73" w14:textId="77777777" w:rsidR="004F71DB" w:rsidRPr="004F71DB" w:rsidRDefault="004F71DB" w:rsidP="004F71DB">
      <w:pPr>
        <w:rPr>
          <w:b/>
          <w:bCs/>
        </w:rPr>
      </w:pPr>
      <w:r>
        <w:rPr>
          <w:b/>
          <w:bCs/>
        </w:rPr>
        <w:t>Section 1.4. Registered Agent</w:t>
      </w:r>
    </w:p>
    <w:p w14:paraId="374A36D3" w14:textId="77777777" w:rsidR="004F71DB" w:rsidRPr="004F71DB" w:rsidRDefault="004F71DB" w:rsidP="004F71DB">
      <w:r>
        <w:t>The Corporation shall maintain a registered agent and registered office in Tennessee as required by law.</w:t>
      </w:r>
    </w:p>
    <w:p w14:paraId="35261166" w14:textId="77777777" w:rsidR="004F71DB" w:rsidRPr="004F71DB" w:rsidRDefault="004F71DB" w:rsidP="004F71DB">
      <w:pPr>
        <w:rPr>
          <w:b/>
          <w:bCs/>
        </w:rPr>
      </w:pPr>
      <w:r>
        <w:rPr>
          <w:b/>
          <w:bCs/>
        </w:rPr>
        <w:t>Section 1.5. Fiscal Year</w:t>
      </w:r>
    </w:p>
    <w:p w14:paraId="10763A3E" w14:textId="77777777" w:rsidR="004F71DB" w:rsidRPr="004F71DB" w:rsidRDefault="004F71DB" w:rsidP="004F71DB">
      <w:r>
        <w:t>The fiscal year shall begin January 1 and end December 31 unless the Board determines otherwise, subject to applicable law and reporting requirements.</w:t>
      </w:r>
    </w:p>
    <w:p w14:paraId="22A51B3E" w14:textId="77777777" w:rsidR="004F71DB" w:rsidRPr="004F71DB" w:rsidRDefault="004F71DB" w:rsidP="004F71DB">
      <w:pPr>
        <w:rPr>
          <w:b/>
          <w:bCs/>
        </w:rPr>
      </w:pPr>
      <w:r>
        <w:rPr>
          <w:b/>
          <w:bCs/>
        </w:rPr>
        <w:t>ARTICLE II — MISSION, ISLAMIC IDENTITY, AND CHARITABLE PURPOSES</w:t>
      </w:r>
    </w:p>
    <w:p w14:paraId="3312CE46" w14:textId="77777777" w:rsidR="004F71DB" w:rsidRPr="004F71DB" w:rsidRDefault="004F71DB" w:rsidP="004F71DB">
      <w:pPr>
        <w:rPr>
          <w:b/>
          <w:bCs/>
        </w:rPr>
      </w:pPr>
      <w:r>
        <w:rPr>
          <w:b/>
          <w:bCs/>
        </w:rPr>
        <w:t>Section 2.1. Mission</w:t>
      </w:r>
    </w:p>
    <w:p w14:paraId="73802878" w14:textId="77777777" w:rsidR="004F71DB" w:rsidRPr="004F71DB" w:rsidRDefault="004F71DB" w:rsidP="004F71DB">
      <w:r>
        <w:t>TENNISSA exists to expand access to quality K–12 education by providing charitable scholarships and educational assistance to eligible students attending qualifying Islamic schools throughout Tennessee.</w:t>
      </w:r>
    </w:p>
    <w:p w14:paraId="169D8A05" w14:textId="77777777" w:rsidR="004F71DB" w:rsidRPr="004F71DB" w:rsidRDefault="004F71DB" w:rsidP="004F71DB">
      <w:r>
        <w:lastRenderedPageBreak/>
        <w:t>The Corporation seeks to support families facing financial barriers, strengthen Islamic educational institutions, and promote educational opportunity through responsible scholarship funding, charitable partnerships, and community engagement.</w:t>
      </w:r>
    </w:p>
    <w:p w14:paraId="34C49033" w14:textId="77777777" w:rsidR="004F71DB" w:rsidRPr="004F71DB" w:rsidRDefault="004F71DB" w:rsidP="004F71DB">
      <w:pPr>
        <w:rPr>
          <w:b/>
          <w:bCs/>
        </w:rPr>
      </w:pPr>
      <w:r>
        <w:rPr>
          <w:b/>
          <w:bCs/>
        </w:rPr>
        <w:t>Section 2.2. Islamic Identity and Guiding Principles</w:t>
      </w:r>
    </w:p>
    <w:p w14:paraId="73DCB8B6" w14:textId="77777777" w:rsidR="004F71DB" w:rsidRPr="004F71DB" w:rsidRDefault="004F71DB" w:rsidP="004F71DB">
      <w:r>
        <w:t>TENNISSA is a faith-based charitable organization inspired by Islamic principles, including:</w:t>
      </w:r>
    </w:p>
    <w:p w14:paraId="75A70331" w14:textId="77777777" w:rsidR="004F71DB" w:rsidRPr="004F71DB" w:rsidRDefault="004F71DB" w:rsidP="004F71DB">
      <w:pPr>
        <w:numPr>
          <w:ilvl w:val="0"/>
          <w:numId w:val="1"/>
        </w:numPr>
      </w:pPr>
      <w:r>
        <w:rPr>
          <w:b/>
          <w:bCs/>
        </w:rPr>
        <w:t>Amanah:</w:t>
      </w:r>
      <w:r>
        <w:t xml:space="preserve"> Trust, responsibility, and stewardship.</w:t>
      </w:r>
    </w:p>
    <w:p w14:paraId="2332705B" w14:textId="77777777" w:rsidR="004F71DB" w:rsidRPr="004F71DB" w:rsidRDefault="004F71DB" w:rsidP="004F71DB">
      <w:pPr>
        <w:numPr>
          <w:ilvl w:val="0"/>
          <w:numId w:val="1"/>
        </w:numPr>
      </w:pPr>
      <w:r>
        <w:rPr>
          <w:b/>
          <w:bCs/>
        </w:rPr>
        <w:t>Adl:</w:t>
      </w:r>
      <w:r>
        <w:t xml:space="preserve"> Justice and fairness.</w:t>
      </w:r>
    </w:p>
    <w:p w14:paraId="610D08C8" w14:textId="77777777" w:rsidR="004F71DB" w:rsidRPr="004F71DB" w:rsidRDefault="004F71DB" w:rsidP="004F71DB">
      <w:pPr>
        <w:numPr>
          <w:ilvl w:val="0"/>
          <w:numId w:val="1"/>
        </w:numPr>
      </w:pPr>
      <w:r>
        <w:rPr>
          <w:b/>
          <w:bCs/>
        </w:rPr>
        <w:t>Ihsan:</w:t>
      </w:r>
      <w:r>
        <w:t xml:space="preserve"> Excellence and integrity.</w:t>
      </w:r>
    </w:p>
    <w:p w14:paraId="4C16C390" w14:textId="77777777" w:rsidR="004F71DB" w:rsidRPr="004F71DB" w:rsidRDefault="004F71DB" w:rsidP="004F71DB">
      <w:pPr>
        <w:numPr>
          <w:ilvl w:val="0"/>
          <w:numId w:val="1"/>
        </w:numPr>
      </w:pPr>
      <w:r>
        <w:rPr>
          <w:b/>
          <w:bCs/>
        </w:rPr>
        <w:t>Rahmah:</w:t>
      </w:r>
      <w:r>
        <w:t xml:space="preserve"> Compassion and care for others.</w:t>
      </w:r>
    </w:p>
    <w:p w14:paraId="20593C2A" w14:textId="77777777" w:rsidR="004F71DB" w:rsidRPr="004F71DB" w:rsidRDefault="004F71DB" w:rsidP="004F71DB">
      <w:pPr>
        <w:numPr>
          <w:ilvl w:val="0"/>
          <w:numId w:val="1"/>
        </w:numPr>
      </w:pPr>
      <w:r>
        <w:rPr>
          <w:b/>
          <w:bCs/>
        </w:rPr>
        <w:t>Ilm:</w:t>
      </w:r>
      <w:r>
        <w:t xml:space="preserve"> The pursuit of beneficial knowledge.</w:t>
      </w:r>
    </w:p>
    <w:p w14:paraId="1A65CA5D" w14:textId="77777777" w:rsidR="004F71DB" w:rsidRPr="004F71DB" w:rsidRDefault="004F71DB" w:rsidP="004F71DB">
      <w:r>
        <w:t>These principles shall guide the Corporation's mission, stewardship of charitable resources, ethical conduct, and support for Islamic education.</w:t>
      </w:r>
    </w:p>
    <w:p w14:paraId="4E11009D" w14:textId="77777777" w:rsidR="004F71DB" w:rsidRPr="004F71DB" w:rsidRDefault="004F71DB" w:rsidP="004F71DB">
      <w:r>
        <w:t>The Corporation may consult qualified Islamic scholars, educators, and advisers. Such advisers shall have only the authority delegated by the Board and shall not displace the Board's legal responsibilities.</w:t>
      </w:r>
    </w:p>
    <w:p w14:paraId="7D517507" w14:textId="77777777" w:rsidR="004F71DB" w:rsidRPr="004F71DB" w:rsidRDefault="004F71DB" w:rsidP="004F71DB">
      <w:pPr>
        <w:rPr>
          <w:b/>
          <w:bCs/>
        </w:rPr>
      </w:pPr>
      <w:r>
        <w:rPr>
          <w:b/>
          <w:bCs/>
        </w:rPr>
        <w:t>Section 2.3. Charitable and Educational Purposes</w:t>
      </w:r>
    </w:p>
    <w:p w14:paraId="39038042" w14:textId="77777777" w:rsidR="004F71DB" w:rsidRPr="004F71DB" w:rsidRDefault="004F71DB" w:rsidP="004F71DB">
      <w:r>
        <w:t>The Corporation shall operate exclusively for charitable, educational, religious, and other purposes permitted under Section 501(c)(3) of the Internal Revenue Code.</w:t>
      </w:r>
    </w:p>
    <w:p w14:paraId="565C4169" w14:textId="77777777" w:rsidR="004F71DB" w:rsidRPr="004F71DB" w:rsidRDefault="004F71DB" w:rsidP="004F71DB">
      <w:r>
        <w:t>Its activities may include:</w:t>
      </w:r>
    </w:p>
    <w:p w14:paraId="2C464664" w14:textId="77777777" w:rsidR="004F71DB" w:rsidRPr="004F71DB" w:rsidRDefault="004F71DB" w:rsidP="004F71DB">
      <w:pPr>
        <w:numPr>
          <w:ilvl w:val="0"/>
          <w:numId w:val="2"/>
        </w:numPr>
      </w:pPr>
      <w:r>
        <w:t>Soliciting and accepting charitable contributions and grants.</w:t>
      </w:r>
    </w:p>
    <w:p w14:paraId="1F073DBA" w14:textId="77777777" w:rsidR="004F71DB" w:rsidRPr="004F71DB" w:rsidRDefault="004F71DB" w:rsidP="004F71DB">
      <w:pPr>
        <w:numPr>
          <w:ilvl w:val="0"/>
          <w:numId w:val="2"/>
        </w:numPr>
      </w:pPr>
      <w:r>
        <w:t>Providing scholarships to eligible students under written charitable eligibility criteria.</w:t>
      </w:r>
    </w:p>
    <w:p w14:paraId="73D7C26A" w14:textId="77777777" w:rsidR="004F71DB" w:rsidRPr="004F71DB" w:rsidRDefault="004F71DB" w:rsidP="004F71DB">
      <w:pPr>
        <w:numPr>
          <w:ilvl w:val="0"/>
          <w:numId w:val="2"/>
        </w:numPr>
      </w:pPr>
      <w:r>
        <w:t>Supporting access to qualifying Islamic K–12 schools throughout Tennessee.</w:t>
      </w:r>
    </w:p>
    <w:p w14:paraId="374A3F0A" w14:textId="77777777" w:rsidR="004F71DB" w:rsidRPr="004F71DB" w:rsidRDefault="004F71DB" w:rsidP="004F71DB">
      <w:pPr>
        <w:numPr>
          <w:ilvl w:val="0"/>
          <w:numId w:val="2"/>
        </w:numPr>
      </w:pPr>
      <w:r>
        <w:t>Establishing partnerships with eligible schools and other charitable organizations.</w:t>
      </w:r>
    </w:p>
    <w:p w14:paraId="36613714" w14:textId="77777777" w:rsidR="004F71DB" w:rsidRPr="004F71DB" w:rsidRDefault="004F71DB" w:rsidP="004F71DB">
      <w:pPr>
        <w:numPr>
          <w:ilvl w:val="0"/>
          <w:numId w:val="2"/>
        </w:numPr>
      </w:pPr>
      <w:r>
        <w:t xml:space="preserve">Providing information about scholarship and educational opportunities.</w:t>
      </w:r>
    </w:p>
    <w:p w14:paraId="4A8AC8F1" w14:textId="77777777" w:rsidR="004F71DB" w:rsidRPr="004F71DB" w:rsidRDefault="004F71DB" w:rsidP="004F71DB">
      <w:pPr>
        <w:numPr>
          <w:ilvl w:val="0"/>
          <w:numId w:val="2"/>
        </w:numPr>
      </w:pPr>
      <w:r>
        <w:t>Administering scholarship funds in accordance with applicable law and SGO requirements.</w:t>
      </w:r>
    </w:p>
    <w:p w14:paraId="494B94C0" w14:textId="77777777" w:rsidR="004F71DB" w:rsidRPr="004F71DB" w:rsidRDefault="004F71DB" w:rsidP="004F71DB">
      <w:pPr>
        <w:numPr>
          <w:ilvl w:val="0"/>
          <w:numId w:val="2"/>
        </w:numPr>
      </w:pPr>
      <w:r>
        <w:t>Conducting other activities approved by the Board that further the Corporation's exempt purposes.</w:t>
      </w:r>
    </w:p>
    <w:p w14:paraId="7396635D" w14:textId="77777777" w:rsidR="004F71DB" w:rsidRPr="004F71DB" w:rsidRDefault="004F71DB" w:rsidP="004F71DB">
      <w:pPr>
        <w:rPr>
          <w:b/>
          <w:bCs/>
        </w:rPr>
      </w:pPr>
      <w:r>
        <w:rPr>
          <w:b/>
          <w:bCs/>
        </w:rPr>
        <w:lastRenderedPageBreak/>
        <w:t>Section 2.4. Faith-Based Governance</w:t>
      </w:r>
    </w:p>
    <w:p w14:paraId="6B6EC9EA" w14:textId="77777777" w:rsidR="004F71DB" w:rsidRPr="004F71DB" w:rsidRDefault="004F71DB" w:rsidP="004F71DB">
      <w:r>
        <w:t>Every director shall affirm and support TENNISSA's Islamic educational mission and agree to uphold these Bylaws and the Corporation's policies.</w:t>
      </w:r>
    </w:p>
    <w:p w14:paraId="1444FBD7" w14:textId="77777777" w:rsidR="004F71DB" w:rsidRPr="004F71DB" w:rsidRDefault="004F71DB" w:rsidP="004F71DB">
      <w:r>
        <w:t>This qualification concerns commitment to the Corporation's mission and does not, by itself, require adherence to a particular Islamic denomination or school of thought.</w:t>
      </w:r>
    </w:p>
    <w:p w14:paraId="357E14E3" w14:textId="77777777" w:rsidR="004F71DB" w:rsidRPr="004F71DB" w:rsidRDefault="004F71DB" w:rsidP="004F71DB">
      <w:r>
        <w:t>The Corporation's faith-based identity shall be exercised consistently with applicable law, its Articles of Incorporation, IRS requirements, and applicable SGO rules.</w:t>
      </w:r>
    </w:p>
    <w:p w14:paraId="40F421A1" w14:textId="77777777" w:rsidR="004F71DB" w:rsidRPr="004F71DB" w:rsidRDefault="004F71DB" w:rsidP="004F71DB">
      <w:pPr>
        <w:rPr>
          <w:b/>
          <w:bCs/>
        </w:rPr>
      </w:pPr>
      <w:r>
        <w:rPr>
          <w:b/>
          <w:bCs/>
        </w:rPr>
        <w:t>Section 2.5. Restrictions on Activities</w:t>
      </w:r>
    </w:p>
    <w:p w14:paraId="70BAFD2B" w14:textId="77777777" w:rsidR="004F71DB" w:rsidRPr="004F71DB" w:rsidRDefault="004F71DB" w:rsidP="004F71DB">
      <w:r>
        <w:t>The Corporation shall not:</w:t>
      </w:r>
    </w:p>
    <w:p w14:paraId="508F5919" w14:textId="77777777" w:rsidR="004F71DB" w:rsidRPr="004F71DB" w:rsidRDefault="004F71DB" w:rsidP="004F71DB">
      <w:pPr>
        <w:numPr>
          <w:ilvl w:val="0"/>
          <w:numId w:val="3"/>
        </w:numPr>
      </w:pPr>
      <w:r>
        <w:t>Distribute net earnings to private individuals, except for reasonable compensation for actual services and lawful reimbursement of expenses.</w:t>
      </w:r>
    </w:p>
    <w:p w14:paraId="265A054D" w14:textId="77777777" w:rsidR="004F71DB" w:rsidRPr="004F71DB" w:rsidRDefault="004F71DB" w:rsidP="004F71DB">
      <w:pPr>
        <w:numPr>
          <w:ilvl w:val="0"/>
          <w:numId w:val="3"/>
        </w:numPr>
      </w:pPr>
      <w:r>
        <w:t>Operate for impermissible private benefit or private inurement.</w:t>
      </w:r>
    </w:p>
    <w:p w14:paraId="668A200E" w14:textId="77777777" w:rsidR="004F71DB" w:rsidRPr="004F71DB" w:rsidRDefault="004F71DB" w:rsidP="004F71DB">
      <w:pPr>
        <w:numPr>
          <w:ilvl w:val="0"/>
          <w:numId w:val="3"/>
        </w:numPr>
      </w:pPr>
      <w:r>
        <w:t>Participate or intervene in a political campaign on behalf of or in opposition to a candidate for public office.</w:t>
      </w:r>
    </w:p>
    <w:p w14:paraId="5BFCA50E" w14:textId="77777777" w:rsidR="004F71DB" w:rsidRPr="004F71DB" w:rsidRDefault="004F71DB" w:rsidP="004F71DB">
      <w:pPr>
        <w:numPr>
          <w:ilvl w:val="0"/>
          <w:numId w:val="3"/>
        </w:numPr>
      </w:pPr>
      <w:r>
        <w:t>Conduct substantial lobbying or other activities inconsistent with Section 501(c)(3).</w:t>
      </w:r>
    </w:p>
    <w:p w14:paraId="0655007A" w14:textId="77777777" w:rsidR="004F71DB" w:rsidRPr="004F71DB" w:rsidRDefault="004F71DB" w:rsidP="004F71DB">
      <w:pPr>
        <w:numPr>
          <w:ilvl w:val="0"/>
          <w:numId w:val="3"/>
        </w:numPr>
      </w:pPr>
      <w:r>
        <w:t>Engage in activities prohibited by applicable law or inconsistent with its exempt purposes.</w:t>
      </w:r>
    </w:p>
    <w:p w14:paraId="05FFFB80" w14:textId="77777777" w:rsidR="004F71DB" w:rsidRPr="004F71DB" w:rsidRDefault="004F71DB" w:rsidP="004F71DB">
      <w:pPr>
        <w:rPr>
          <w:b/>
          <w:bCs/>
        </w:rPr>
      </w:pPr>
      <w:r>
        <w:rPr>
          <w:b/>
          <w:bCs/>
        </w:rPr>
        <w:t>ARTICLE III — MEMBERSHIP</w:t>
      </w:r>
    </w:p>
    <w:p w14:paraId="4860134C" w14:textId="77777777" w:rsidR="004F71DB" w:rsidRPr="004F71DB" w:rsidRDefault="004F71DB" w:rsidP="004F71DB">
      <w:pPr>
        <w:rPr>
          <w:b/>
          <w:bCs/>
        </w:rPr>
      </w:pPr>
      <w:r>
        <w:rPr>
          <w:b/>
          <w:bCs/>
        </w:rPr>
        <w:t>Section 3.1. No Voting Members</w:t>
      </w:r>
    </w:p>
    <w:p w14:paraId="28D1347C" w14:textId="77777777" w:rsidR="004F71DB" w:rsidRPr="004F71DB" w:rsidRDefault="004F71DB" w:rsidP="004F71DB">
      <w:r>
        <w:t>The Corporation shall have no statutory voting members. All corporate powers shall be exercised by or under the authority of the Board of Directors, subject to applicable law and the Articles of Incorporation.</w:t>
      </w:r>
    </w:p>
    <w:p w14:paraId="7CD745C5" w14:textId="77777777" w:rsidR="004F71DB" w:rsidRPr="004F71DB" w:rsidRDefault="004F71DB" w:rsidP="004F71DB">
      <w:pPr>
        <w:rPr>
          <w:b/>
          <w:bCs/>
        </w:rPr>
      </w:pPr>
      <w:r>
        <w:rPr>
          <w:b/>
          <w:bCs/>
        </w:rPr>
        <w:t>Section 3.2. Supporters and Participating Schools</w:t>
      </w:r>
    </w:p>
    <w:p w14:paraId="699C96C4" w14:textId="77777777" w:rsidR="004F71DB" w:rsidRPr="004F71DB" w:rsidRDefault="004F71DB" w:rsidP="004F71DB">
      <w:r>
        <w:t>The Corporation may recognize donors, volunteers, participating schools, community partners, and advisers.</w:t>
      </w:r>
    </w:p>
    <w:p w14:paraId="3750D550" w14:textId="77777777" w:rsidR="004F71DB" w:rsidRPr="004F71DB" w:rsidRDefault="004F71DB" w:rsidP="004F71DB">
      <w:r>
        <w:t>Such recognition shall not confer voting rights, ownership interests, or authority to control the Corporation.</w:t>
      </w:r>
    </w:p>
    <w:p w14:paraId="33143E6C" w14:textId="77777777" w:rsidR="004F71DB" w:rsidRPr="004F71DB" w:rsidRDefault="004F71DB" w:rsidP="004F71DB">
      <w:pPr>
        <w:rPr>
          <w:b/>
          <w:bCs/>
        </w:rPr>
      </w:pPr>
      <w:r>
        <w:rPr>
          <w:b/>
          <w:bCs/>
        </w:rPr>
        <w:t>ARTICLE IV — BOARD OF DIRECTORS</w:t>
      </w:r>
    </w:p>
    <w:p w14:paraId="2AAB7F57" w14:textId="77777777" w:rsidR="004F71DB" w:rsidRPr="004F71DB" w:rsidRDefault="004F71DB" w:rsidP="004F71DB">
      <w:pPr>
        <w:rPr>
          <w:b/>
          <w:bCs/>
        </w:rPr>
      </w:pPr>
      <w:r>
        <w:rPr>
          <w:b/>
          <w:bCs/>
        </w:rPr>
        <w:t>Section 4.1. Authority and Fiduciary Responsibilities</w:t>
      </w:r>
    </w:p>
    <w:p w14:paraId="1040F8BC" w14:textId="77777777" w:rsidR="004F71DB" w:rsidRPr="004F71DB" w:rsidRDefault="004F71DB" w:rsidP="004F71DB">
      <w:r>
        <w:lastRenderedPageBreak/>
        <w:t>The Board shall govern the Corporation and oversee its charitable, educational, financial, and administrative affairs.</w:t>
      </w:r>
    </w:p>
    <w:p w14:paraId="27930CC1" w14:textId="77777777" w:rsidR="004F71DB" w:rsidRPr="004F71DB" w:rsidRDefault="004F71DB" w:rsidP="004F71DB">
      <w:r>
        <w:t>Directors shall act in good faith, exercise appropriate care and loyalty, use independent judgment, and place the Corporation's charitable interests above personal interests.</w:t>
      </w:r>
    </w:p>
    <w:p w14:paraId="4F5D1464" w14:textId="77777777" w:rsidR="004F71DB" w:rsidRPr="004F71DB" w:rsidRDefault="004F71DB" w:rsidP="004F71DB">
      <w:r>
        <w:t>The Board retains ultimate responsibility for the Corporation's governance, charitable assets, strategic direction, scholarship program, and regulatory compliance.</w:t>
      </w:r>
    </w:p>
    <w:p w14:paraId="40E416B9" w14:textId="77777777" w:rsidR="004F71DB" w:rsidRPr="004F71DB" w:rsidRDefault="004F71DB" w:rsidP="004F71DB">
      <w:pPr>
        <w:rPr>
          <w:b/>
          <w:bCs/>
        </w:rPr>
      </w:pPr>
      <w:r>
        <w:rPr>
          <w:b/>
          <w:bCs/>
        </w:rPr>
        <w:t>Section 4.2. Number of Directors</w:t>
      </w:r>
    </w:p>
    <w:p w14:paraId="09487B3F" w14:textId="77777777" w:rsidR="004F71DB" w:rsidRPr="004F71DB" w:rsidRDefault="004F71DB" w:rsidP="004F71DB">
      <w:r>
        <w:t>The Board shall consist of three (3) voting directors.</w:t>
      </w:r>
    </w:p>
    <w:p w14:paraId="3CACD0AA" w14:textId="77777777" w:rsidR="004F71DB" w:rsidRPr="004F71DB" w:rsidRDefault="004F71DB" w:rsidP="004F71DB">
      <w:r>
        <w:t>The number may be increased to no more than nine (9) directors by amendment of these Bylaws, subject to the Articles of Incorporation and applicable law. The Corporation shall maintain at least the minimum number required by law.</w:t>
      </w:r>
    </w:p>
    <w:p w14:paraId="4CCDED1D" w14:textId="77777777" w:rsidR="004F71DB" w:rsidRPr="004F71DB" w:rsidRDefault="004F71DB" w:rsidP="004F71DB">
      <w:r>
        <w:t xml:space="preserve">The initial Board shall consist of </w:t>
      </w:r>
      <w:del w:id="9001" w:author="Claude" w:date="2026-10-28T00:00:00Z">
        <w:r>
          <w:delText xml:space="preserve">three directors.</w:delText>
        </w:r>
      </w:del>
      <w:ins w:id="9002" w:author="Claude" w:date="2026-10-28T00:00:00Z">
        <w:r>
          <w:t xml:space="preserve">the three Founding Directors named in Section 4.4.</w:t>
        </w:r>
      </w:ins>
    </w:p>
    <w:p w14:paraId="130E45D5" w14:textId="77777777" w:rsidR="004F71DB" w:rsidRPr="004F71DB" w:rsidRDefault="004F71DB" w:rsidP="004F71DB">
      <w:pPr>
        <w:rPr>
          <w:b/>
          <w:bCs/>
        </w:rPr>
      </w:pPr>
      <w:r>
        <w:rPr>
          <w:b/>
          <w:bCs/>
        </w:rPr>
        <w:t>Section 4.3. Qualifications</w:t>
      </w:r>
    </w:p>
    <w:p w14:paraId="2599BD1E" w14:textId="77777777" w:rsidR="004F71DB" w:rsidRPr="004F71DB" w:rsidRDefault="004F71DB" w:rsidP="004F71DB">
      <w:r>
        <w:t>Each director shall:</w:t>
      </w:r>
    </w:p>
    <w:p w14:paraId="15F8FF58" w14:textId="77777777" w:rsidR="004F71DB" w:rsidRPr="004F71DB" w:rsidRDefault="004F71DB" w:rsidP="004F71DB">
      <w:pPr>
        <w:numPr>
          <w:ilvl w:val="0"/>
          <w:numId w:val="4"/>
        </w:numPr>
      </w:pPr>
      <w:r>
        <w:t>Affirm and support TENNISSA's Islamic educational mission.</w:t>
      </w:r>
    </w:p>
    <w:p w14:paraId="0C688579" w14:textId="77777777" w:rsidR="004F71DB" w:rsidRPr="004F71DB" w:rsidRDefault="004F71DB" w:rsidP="004F71DB">
      <w:pPr>
        <w:numPr>
          <w:ilvl w:val="0"/>
          <w:numId w:val="4"/>
        </w:numPr>
      </w:pPr>
      <w:r>
        <w:t>Demonstrate integrity and sound judgment.</w:t>
      </w:r>
    </w:p>
    <w:p w14:paraId="20D536C5" w14:textId="77777777" w:rsidR="004F71DB" w:rsidRPr="004F71DB" w:rsidRDefault="004F71DB" w:rsidP="004F71DB">
      <w:pPr>
        <w:numPr>
          <w:ilvl w:val="0"/>
          <w:numId w:val="4"/>
        </w:numPr>
      </w:pPr>
      <w:r>
        <w:t>Agree to comply with these Bylaws and applicable policies.</w:t>
      </w:r>
    </w:p>
    <w:p w14:paraId="2EA2E5CE" w14:textId="77777777" w:rsidR="004F71DB" w:rsidRPr="004F71DB" w:rsidRDefault="004F71DB" w:rsidP="004F71DB">
      <w:pPr>
        <w:numPr>
          <w:ilvl w:val="0"/>
          <w:numId w:val="4"/>
        </w:numPr>
      </w:pPr>
      <w:r>
        <w:t>Disclose actual, potential, and perceived conflicts of interest.</w:t>
      </w:r>
    </w:p>
    <w:p w14:paraId="3A56D931" w14:textId="77777777" w:rsidR="004F71DB" w:rsidRPr="004F71DB" w:rsidRDefault="004F71DB" w:rsidP="004F71DB">
      <w:pPr>
        <w:numPr>
          <w:ilvl w:val="0"/>
          <w:numId w:val="4"/>
        </w:numPr>
      </w:pPr>
      <w:r>
        <w:t>Exercise independent judgment in the Corporation's best interests.</w:t>
      </w:r>
    </w:p>
    <w:p w14:paraId="30D6FFF9" w14:textId="77777777" w:rsidR="004F71DB" w:rsidRPr="004F71DB" w:rsidRDefault="004F71DB" w:rsidP="004F71DB">
      <w:r>
        <w:t>The Board should collectively develop appropriate expertise in nonprofit governance, Islamic education, finance, fundraising, and regulatory compliance.</w:t>
      </w:r>
    </w:p>
    <w:p w14:paraId="4326BEC3" w14:textId="77777777" w:rsidR="004F71DB" w:rsidRPr="004F71DB" w:rsidRDefault="004F71DB" w:rsidP="004F71DB">
      <w:pPr>
        <w:rPr>
          <w:b/>
          <w:bCs/>
        </w:rPr>
      </w:pPr>
      <w:r>
        <w:rPr>
          <w:b/>
          <w:bCs/>
        </w:rPr>
        <w:t xml:space="preserve">Section 4.4. </w:t>
      </w:r>
      <w:del w:id="9003" w:author="Claude" w:date="2026-10-28T00:00:00Z">
        <w:r>
          <w:rPr>
            <w:b/>
            <w:bCs/>
          </w:rPr>
          <w:delText xml:space="preserve">Founding Director</w:delText>
        </w:r>
      </w:del>
      <w:ins w:id="9004" w:author="Claude" w:date="2026-10-28T00:00:00Z">
        <w:r>
          <w:rPr>
            <w:b/>
            <w:bCs/>
          </w:rPr>
          <w:t xml:space="preserve">Founding Directors</w:t>
        </w:r>
      </w:ins>
    </w:p>
    <w:p w14:paraId="4071075F" w14:textId="77777777" w:rsidR="004F71DB" w:rsidRPr="004F71DB" w:rsidRDefault="004F71DB" w:rsidP="004F71DB">
      <w:del w:id="9005" w:author="Claude" w:date="2026-10-28T00:00:00Z">
        <w:r>
          <w:delText xml:space="preserve">The individual identified in the Corporation's organizational records as its founder shall be recognized as the Founding Director.</w:delText>
        </w:r>
      </w:del>
      <w:ins w:id="9006" w:author="Claude" w:date="2026-10-28T00:00:00Z">
        <w:r>
          <w:t xml:space="preserve">The following individuals are the Founding Directors of the Corporation and are designated as directors by these Bylaws within the meaning of the Tennessee Nonprofit Corporation Act:</w:t>
        </w:r>
      </w:ins>
    </w:p>
    <w:p>
      <w:pPr>
        <w:ind w:left="720"/>
        <w:rPr>
          <w:ins w:id="9007" w:author="Claude" w:date="2026-10-28T00:00:00Z"/>
        </w:rPr>
      </w:pPr>
      <w:ins w:id="9008" w:author="Claude" w:date="2026-10-28T00:00:00Z">
        <w:r>
          <w:t xml:space="preserve">(1) Jimmy Ardiansyah;</w:t>
        </w:r>
      </w:ins>
    </w:p>
    <w:p>
      <w:pPr>
        <w:ind w:left="720"/>
        <w:rPr>
          <w:ins w:id="9009" w:author="Claude" w:date="2026-10-28T00:00:00Z"/>
        </w:rPr>
      </w:pPr>
      <w:ins w:id="9010" w:author="Claude" w:date="2026-10-28T00:00:00Z">
        <w:r>
          <w:t xml:space="preserve">(2) Nur Sisworahardjo; and</w:t>
        </w:r>
      </w:ins>
    </w:p>
    <w:p>
      <w:pPr>
        <w:ind w:left="720"/>
        <w:rPr>
          <w:ins w:id="9011" w:author="Claude" w:date="2026-10-28T00:00:00Z"/>
        </w:rPr>
      </w:pPr>
      <w:ins w:id="9012" w:author="Claude" w:date="2026-10-28T00:00:00Z">
        <w:r>
          <w:t xml:space="preserve">(3) Andi Hermanto.</w:t>
        </w:r>
      </w:ins>
    </w:p>
    <w:p w14:paraId="4B349AC2" w14:textId="77777777" w:rsidR="004F71DB" w:rsidRPr="004F71DB" w:rsidRDefault="004F71DB" w:rsidP="004F71DB">
      <w:del w:id="9013" w:author="Claude" w:date="2026-10-28T00:00:00Z">
        <w:r>
          <w:delText xml:space="preserve">The Corporation intends for the Founding Director to maintain a continuing Board seat while willing and eligible to serve, subject to applicable law, the Articles of Incorporation, these Bylaws, and the Founding Director's continuing fulfillment of fiduciary duties and mission qualifications.</w:delText>
        </w:r>
      </w:del>
      <w:ins w:id="9014" w:author="Claude" w:date="2026-10-28T00:00:00Z">
        <w:r>
          <w:t xml:space="preserve">Each Founding Director shall hold a continuing seat on the Board without a fixed term. A Founding Director's seat is not subject to periodic election or reelection under Section 4.5 and shall end only upon:</w:t>
        </w:r>
      </w:ins>
    </w:p>
    <w:p>
      <w:pPr>
        <w:ind w:left="720"/>
        <w:rPr>
          <w:ins w:id="9015" w:author="Claude" w:date="2026-10-28T00:00:00Z"/>
        </w:rPr>
      </w:pPr>
      <w:ins w:id="9016" w:author="Claude" w:date="2026-10-28T00:00:00Z">
        <w:r>
          <w:t xml:space="preserve">(a) the Founding Director's voluntary resignation under Section 4.6;</w:t>
        </w:r>
      </w:ins>
    </w:p>
    <w:p>
      <w:pPr>
        <w:ind w:left="720"/>
        <w:rPr>
          <w:ins w:id="9017" w:author="Claude" w:date="2026-10-28T00:00:00Z"/>
        </w:rPr>
      </w:pPr>
      <w:ins w:id="9018" w:author="Claude" w:date="2026-10-28T00:00:00Z">
        <w:r>
          <w:t xml:space="preserve">(b) the Founding Director's voluntary written withdrawal from the Board;</w:t>
        </w:r>
      </w:ins>
    </w:p>
    <w:p>
      <w:pPr>
        <w:ind w:left="720"/>
        <w:rPr>
          <w:ins w:id="9019" w:author="Claude" w:date="2026-10-28T00:00:00Z"/>
        </w:rPr>
      </w:pPr>
      <w:ins w:id="9020" w:author="Claude" w:date="2026-10-28T00:00:00Z">
        <w:r>
          <w:t xml:space="preserve">(c) the Founding Director's death or legally determined incapacity; or</w:t>
        </w:r>
      </w:ins>
    </w:p>
    <w:p>
      <w:pPr>
        <w:ind w:left="720"/>
        <w:rPr>
          <w:ins w:id="9021" w:author="Claude" w:date="2026-10-28T00:00:00Z"/>
        </w:rPr>
      </w:pPr>
      <w:ins w:id="9022" w:author="Claude" w:date="2026-10-28T00:00:00Z">
        <w:r>
          <w:t xml:space="preserve">(d) removal by a court of competent jurisdiction, or other action required by applicable law that cannot be varied by these Bylaws.</w:t>
        </w:r>
      </w:ins>
    </w:p>
    <w:p>
      <w:pPr>
        <w:rPr>
          <w:ins w:id="9023" w:author="Claude" w:date="2026-10-28T00:00:00Z"/>
        </w:rPr>
      </w:pPr>
      <w:ins w:id="9024" w:author="Claude" w:date="2026-10-28T00:00:00Z">
        <w:r>
          <w:t xml:space="preserve">To the fullest extent permitted by Tennessee law, a Founding Director shall not be removed by vote of the Board under Section 4.7, and no amendment of these Bylaws or the Articles of Incorporation that would remove, shorten, condition, or otherwise impair a Founding Director's seat or the rights in this Section 4.4 shall be effective without that Founding Director's written consent.</w:t>
        </w:r>
      </w:ins>
    </w:p>
    <w:p>
      <w:pPr>
        <w:rPr>
          <w:ins w:id="9025" w:author="Claude" w:date="2026-10-28T00:00:00Z"/>
        </w:rPr>
      </w:pPr>
      <w:ins w:id="9026" w:author="Claude" w:date="2026-10-28T00:00:00Z">
        <w:r>
          <w:t xml:space="preserve">When a Founding Director's seat ends, it shall become an ordinary Board seat, filled under Section 4.8 and subject to the terms in Section 4.5. No successor shall become a Founding Director.</w:t>
        </w:r>
      </w:ins>
    </w:p>
    <w:p w14:paraId="3C21D6C0" w14:textId="77777777" w:rsidR="004F71DB" w:rsidRPr="004F71DB" w:rsidRDefault="004F71DB" w:rsidP="004F71DB">
      <w:del w:id="9027" w:author="Claude" w:date="2026-10-28T00:00:00Z">
        <w:r>
          <w:delText xml:space="preserve">The Founding Director shall have one vote</w:delText>
        </w:r>
      </w:del>
      <w:ins w:id="9028" w:author="Claude" w:date="2026-10-28T00:00:00Z">
        <w:r>
          <w:t xml:space="preserve">Each Founding Director shall have one vote</w:t>
        </w:r>
      </w:ins>
      <w:r>
        <w:t xml:space="preserve">, equal to that of each other director. </w:t>
      </w:r>
      <w:del w:id="9029" w:author="Claude" w:date="2026-10-28T00:00:00Z">
        <w:r>
          <w:delText xml:space="preserve">The Founding Director shall not have</w:delText>
        </w:r>
      </w:del>
      <w:ins w:id="9030" w:author="Claude" w:date="2026-10-28T00:00:00Z">
        <w:r>
          <w:t xml:space="preserve">No Founding Director shall have</w:t>
        </w:r>
      </w:ins>
      <w:r>
        <w:t xml:space="preserve"> unilateral authority to control charitable assets, override the Board, direct scholarship awards, or exempt themselves from applicable policies.</w:t>
      </w:r>
    </w:p>
    <w:p w14:paraId="79384828" w14:textId="77777777" w:rsidR="004F71DB" w:rsidRPr="004F71DB" w:rsidRDefault="004F71DB" w:rsidP="004F71DB">
      <w:del w:id="9031" w:author="Claude" w:date="2026-10-28T00:00:00Z">
        <w:r>
          <w:delText xml:space="preserve">The Founding Director shall be</w:delText>
        </w:r>
      </w:del>
      <w:ins w:id="9032" w:author="Claude" w:date="2026-10-28T00:00:00Z">
        <w:r>
          <w:t xml:space="preserve">The Founding Directors shall be</w:t>
        </w:r>
      </w:ins>
      <w:r>
        <w:t xml:space="preserve"> subject to the same fiduciary, disclosure, recusal, and accountability requirements as other directors.</w:t>
      </w:r>
    </w:p>
    <w:p w14:paraId="7F352083" w14:textId="77777777" w:rsidR="004F71DB" w:rsidRPr="004F71DB" w:rsidRDefault="004F71DB" w:rsidP="004F71DB">
      <w:del w:id="9033" w:author="Claude" w:date="2026-10-28T00:00:00Z">
        <w:r>
          <w:delText xml:space="preserve">The continuing-seat provision is subject to applicable law and does not create immunity from lawful removal or other legally required governance action. Its enforceability shall be reviewed by Tennessee nonprofit counsel before adoption.</w:delText>
        </w:r>
      </w:del>
      <w:ins w:id="9034" w:author="Claude" w:date="2026-10-28T00:00:00Z">
        <w:r>
          <w:t xml:space="preserve">The continuing-seat provisions of this Section 4.4 are intended to operate to the fullest extent permitted by applicable law. They do not limit any Founding Director's fiduciary duties or the authority of a court or the Tennessee Attorney General under applicable law. Tennessee nonprofit counsel shall review this Section before adoption.</w:t>
        </w:r>
      </w:ins>
    </w:p>
    <w:p w14:paraId="342D36B4" w14:textId="77777777" w:rsidR="004F71DB" w:rsidRPr="004F71DB" w:rsidRDefault="004F71DB" w:rsidP="004F71DB">
      <w:pPr>
        <w:rPr>
          <w:b/>
          <w:bCs/>
        </w:rPr>
      </w:pPr>
      <w:r>
        <w:rPr>
          <w:b/>
          <w:bCs/>
        </w:rPr>
        <w:t>Section 4.5. Election and Terms</w:t>
      </w:r>
    </w:p>
    <w:p w14:paraId="45986DA2" w14:textId="77777777" w:rsidR="004F71DB" w:rsidRPr="004F71DB" w:rsidRDefault="004F71DB" w:rsidP="004F71DB">
      <w:del w:id="9035" w:author="Claude" w:date="2026-10-28T00:00:00Z">
        <w:r>
          <w:delText xml:space="preserve">Each director shall serve</w:delText>
        </w:r>
      </w:del>
      <w:ins w:id="9036" w:author="Claude" w:date="2026-10-28T00:00:00Z">
        <w:r>
          <w:t xml:space="preserve">Except for the Founding Directors, whose seats are governed by Section 4.4, each director shall serve</w:t>
        </w:r>
      </w:ins>
      <w:r>
        <w:t xml:space="preserve"> a three-year term and may be reelected.</w:t>
      </w:r>
    </w:p>
    <w:p w14:paraId="03B2BC51" w14:textId="77777777" w:rsidR="004F71DB" w:rsidRPr="004F71DB" w:rsidRDefault="004F71DB" w:rsidP="004F71DB">
      <w:r>
        <w:t xml:space="preserve">Except for </w:t>
      </w:r>
      <w:del w:id="9037" w:author="Claude" w:date="2026-10-28T00:00:00Z">
        <w:r>
          <w:delText xml:space="preserve">any legally valid continuing-seat provision applicable to the Founding Director</w:delText>
        </w:r>
      </w:del>
      <w:ins w:id="9038" w:author="Claude" w:date="2026-10-28T00:00:00Z">
        <w:r>
          <w:t xml:space="preserve">the Founding Directors</w:t>
        </w:r>
      </w:ins>
      <w:r>
        <w:t xml:space="preserve">, directors shall be elected by a majority vote of the directors then in office, subject to applicable law.</w:t>
      </w:r>
    </w:p>
    <w:p w14:paraId="7AEF2871" w14:textId="77777777" w:rsidR="004F71DB" w:rsidRPr="004F71DB" w:rsidRDefault="004F71DB" w:rsidP="004F71DB">
      <w:r>
        <w:t>The initial Board may establish staggered terms by resolution to promote continuity.</w:t>
      </w:r>
    </w:p>
    <w:p w14:paraId="43EF8005" w14:textId="77777777" w:rsidR="004F71DB" w:rsidRPr="004F71DB" w:rsidRDefault="004F71DB" w:rsidP="004F71DB">
      <w:r>
        <w:t>A director shall continue serving until the end of the term and the election or appointment of a successor, unless the director resigns, is removed, or otherwise ceases to serve.</w:t>
      </w:r>
    </w:p>
    <w:p w14:paraId="560F1B27" w14:textId="77777777" w:rsidR="004F71DB" w:rsidRPr="004F71DB" w:rsidRDefault="004F71DB" w:rsidP="004F71DB">
      <w:pPr>
        <w:rPr>
          <w:b/>
          <w:bCs/>
        </w:rPr>
      </w:pPr>
      <w:r>
        <w:rPr>
          <w:b/>
          <w:bCs/>
        </w:rPr>
        <w:t>Section 4.6. Resignation</w:t>
      </w:r>
    </w:p>
    <w:p w14:paraId="1C91911E" w14:textId="77777777" w:rsidR="004F71DB" w:rsidRPr="004F71DB" w:rsidRDefault="004F71DB" w:rsidP="004F71DB">
      <w:r>
        <w:t>A director may resign by providing written notice to the President or Secretary. The resignation shall become effective on the date stated in the notice or, if no date is stated, upon receipt.</w:t>
      </w:r>
    </w:p>
    <w:p w14:paraId="1778FF99" w14:textId="77777777" w:rsidR="004F71DB" w:rsidRPr="004F71DB" w:rsidRDefault="004F71DB" w:rsidP="004F71DB">
      <w:pPr>
        <w:rPr>
          <w:b/>
          <w:bCs/>
        </w:rPr>
      </w:pPr>
      <w:r>
        <w:rPr>
          <w:b/>
          <w:bCs/>
        </w:rPr>
        <w:t>Section 4.7. Removal</w:t>
      </w:r>
    </w:p>
    <w:p w14:paraId="17F23FF1" w14:textId="77777777" w:rsidR="004F71DB" w:rsidRPr="004F71DB" w:rsidRDefault="004F71DB" w:rsidP="004F71DB">
      <w:r>
        <w:t xml:space="preserve">A director may be removed in accordance with Tennessee law, the Articles of Incorporation, and these Bylaws. To the extent permitted by law, removal may occur by a two-thirds vote of the other directors then in office, excluding the director whose removal is under consideration.</w:t>
      </w:r>
    </w:p>
    <w:p w14:paraId="438BAC3C" w14:textId="77777777" w:rsidR="004F71DB" w:rsidRPr="004F71DB" w:rsidRDefault="004F71DB" w:rsidP="004F71DB">
      <w:r>
        <w:t>The director shall receive reasonable notice of the proposed action and an opportunity to respond.</w:t>
      </w:r>
    </w:p>
    <w:p w14:paraId="605B4FAA" w14:textId="77777777" w:rsidR="004F71DB" w:rsidRPr="004F71DB" w:rsidRDefault="004F71DB" w:rsidP="004F71DB">
      <w:del w:id="9039" w:author="Claude" w:date="2026-10-28T00:00:00Z">
        <w:r>
          <w:delText xml:space="preserve">Any removal involving the Founding Director shall be subject to Section 4.4 and applicable law. Counsel should review the interaction between the continuing-seat provision and the removal process before adoption.</w:delText>
        </w:r>
      </w:del>
      <w:ins w:id="9040" w:author="Claude" w:date="2026-10-28T00:00:00Z">
        <w:r>
          <w:t xml:space="preserve">This Section 4.7 does not apply to the Founding Directors, whose seats may end only as provided in Section 4.4.</w:t>
        </w:r>
      </w:ins>
    </w:p>
    <w:p w14:paraId="2A0C0CBE" w14:textId="77777777" w:rsidR="004F71DB" w:rsidRPr="004F71DB" w:rsidRDefault="004F71DB" w:rsidP="004F71DB">
      <w:pPr>
        <w:rPr>
          <w:b/>
          <w:bCs/>
        </w:rPr>
      </w:pPr>
      <w:r>
        <w:rPr>
          <w:b/>
          <w:bCs/>
        </w:rPr>
        <w:t>Section 4.8. Vacancies</w:t>
      </w:r>
    </w:p>
    <w:p w14:paraId="2B51A2A7" w14:textId="77777777" w:rsidR="004F71DB" w:rsidRPr="004F71DB" w:rsidRDefault="004F71DB" w:rsidP="004F71DB">
      <w:r>
        <w:t xml:space="preserve">A vacancy shall be filled in accordance with applicable law and these Bylaws by a majority vote of the remaining directors, subject to </w:t>
      </w:r>
      <w:del w:id="9041" w:author="Claude" w:date="2026-10-28T00:00:00Z">
        <w:r>
          <w:delText xml:space="preserve">any legally valid provision applicable to the Founding Director</w:delText>
        </w:r>
      </w:del>
      <w:ins w:id="9042" w:author="Claude" w:date="2026-10-28T00:00:00Z">
        <w:r>
          <w:t xml:space="preserve">Section 4.4</w:t>
        </w:r>
      </w:ins>
      <w:r>
        <w:t xml:space="preserve">.</w:t>
      </w:r>
    </w:p>
    <w:p w14:paraId="75D99B09" w14:textId="77777777" w:rsidR="004F71DB" w:rsidRPr="004F71DB" w:rsidRDefault="004F71DB" w:rsidP="004F71DB">
      <w:r>
        <w:t>A director appointed to fill a vacancy shall serve for the remainder of the vacant term unless otherwise determined in accordance with law.</w:t>
      </w:r>
    </w:p>
    <w:p w14:paraId="381D9537" w14:textId="77777777" w:rsidR="004F71DB" w:rsidRPr="004F71DB" w:rsidRDefault="004F71DB" w:rsidP="004F71DB">
      <w:r>
        <w:t>The Board shall act promptly to fill vacancies and maintain a functioning Board.</w:t>
      </w:r>
    </w:p>
    <w:p w14:paraId="61F23D04" w14:textId="77777777" w:rsidR="004F71DB" w:rsidRPr="004F71DB" w:rsidRDefault="004F71DB" w:rsidP="004F71DB">
      <w:pPr>
        <w:rPr>
          <w:b/>
          <w:bCs/>
        </w:rPr>
      </w:pPr>
      <w:r>
        <w:rPr>
          <w:b/>
          <w:bCs/>
        </w:rPr>
        <w:t>Section 4.9. Compensation and Expenses</w:t>
      </w:r>
    </w:p>
    <w:p w14:paraId="251B9AB8" w14:textId="77777777" w:rsidR="004F71DB" w:rsidRPr="004F71DB" w:rsidRDefault="004F71DB" w:rsidP="004F71DB">
      <w:r>
        <w:t>Directors shall not receive compensation solely for serving as directors.</w:t>
      </w:r>
    </w:p>
    <w:p w14:paraId="2F0B5DA3" w14:textId="77777777" w:rsidR="004F71DB" w:rsidRPr="004F71DB" w:rsidRDefault="004F71DB" w:rsidP="004F71DB">
      <w:r>
        <w:t>The Corporation may reimburse reasonable, documented expenses incurred in carrying out authorized duties.</w:t>
      </w:r>
    </w:p>
    <w:p w14:paraId="6213F30E" w14:textId="77777777" w:rsidR="004F71DB" w:rsidRPr="004F71DB" w:rsidRDefault="004F71DB" w:rsidP="004F71DB">
      <w:r>
        <w:t>A director may receive reasonable compensation for separate professional or administrative services only when permitted by law, approved in advance by disinterested directors, supported by appropriate documentation, and consistent with the conflict-of-interest policy.</w:t>
      </w:r>
    </w:p>
    <w:p w14:paraId="32604CCF" w14:textId="77777777" w:rsidR="004F71DB" w:rsidRPr="004F71DB" w:rsidRDefault="004F71DB" w:rsidP="004F71DB">
      <w:pPr>
        <w:rPr>
          <w:b/>
          <w:bCs/>
        </w:rPr>
      </w:pPr>
      <w:r>
        <w:rPr>
          <w:b/>
          <w:bCs/>
        </w:rPr>
        <w:t>ARTICLE V — BOARD MEETINGS</w:t>
      </w:r>
    </w:p>
    <w:p w14:paraId="336F6A2E" w14:textId="77777777" w:rsidR="004F71DB" w:rsidRPr="004F71DB" w:rsidRDefault="004F71DB" w:rsidP="004F71DB">
      <w:pPr>
        <w:rPr>
          <w:b/>
          <w:bCs/>
        </w:rPr>
      </w:pPr>
      <w:r>
        <w:rPr>
          <w:b/>
          <w:bCs/>
        </w:rPr>
        <w:t>Section 5.1. Regular Meetings</w:t>
      </w:r>
    </w:p>
    <w:p w14:paraId="54493D67" w14:textId="77777777" w:rsidR="004F71DB" w:rsidRPr="004F71DB" w:rsidRDefault="004F71DB" w:rsidP="004F71DB">
      <w:r>
        <w:t>The Board shall meet at least quarterly at times and locations established by the Board.</w:t>
      </w:r>
    </w:p>
    <w:p w14:paraId="18C57854" w14:textId="77777777" w:rsidR="004F71DB" w:rsidRPr="004F71DB" w:rsidRDefault="004F71DB" w:rsidP="004F71DB">
      <w:pPr>
        <w:rPr>
          <w:b/>
          <w:bCs/>
        </w:rPr>
      </w:pPr>
      <w:r>
        <w:rPr>
          <w:b/>
          <w:bCs/>
        </w:rPr>
        <w:t>Section 5.2. Annual Meeting</w:t>
      </w:r>
    </w:p>
    <w:p w14:paraId="6AA5F52C" w14:textId="77777777" w:rsidR="004F71DB" w:rsidRPr="004F71DB" w:rsidRDefault="004F71DB" w:rsidP="004F71DB">
      <w:r>
        <w:t xml:space="preserve">The Board shall hold an annual meeting to elect officers, review financial performance, approve the annual budget, evaluate executive leadership, assess scholarship operations, and conduct other governance business.</w:t>
      </w:r>
    </w:p>
    <w:p w14:paraId="7BBB7DD6" w14:textId="77777777" w:rsidR="004F71DB" w:rsidRPr="004F71DB" w:rsidRDefault="004F71DB" w:rsidP="004F71DB">
      <w:pPr>
        <w:rPr>
          <w:b/>
          <w:bCs/>
        </w:rPr>
      </w:pPr>
      <w:r>
        <w:rPr>
          <w:b/>
          <w:bCs/>
        </w:rPr>
        <w:t>Section 5.3. Special Meetings</w:t>
      </w:r>
    </w:p>
    <w:p w14:paraId="62D76750" w14:textId="77777777" w:rsidR="004F71DB" w:rsidRPr="004F71DB" w:rsidRDefault="004F71DB" w:rsidP="004F71DB">
      <w:r>
        <w:t>Special meetings may be called by the President or by any two directors.</w:t>
      </w:r>
    </w:p>
    <w:p w14:paraId="7CA3498A" w14:textId="77777777" w:rsidR="004F71DB" w:rsidRPr="004F71DB" w:rsidRDefault="004F71DB" w:rsidP="004F71DB">
      <w:pPr>
        <w:rPr>
          <w:b/>
          <w:bCs/>
        </w:rPr>
      </w:pPr>
      <w:r>
        <w:rPr>
          <w:b/>
          <w:bCs/>
        </w:rPr>
        <w:t>Section 5.4. Notice</w:t>
      </w:r>
    </w:p>
    <w:p w14:paraId="1F493F67" w14:textId="77777777" w:rsidR="004F71DB" w:rsidRPr="004F71DB" w:rsidRDefault="004F71DB" w:rsidP="004F71DB">
      <w:r>
        <w:t>Notice of regular or special meetings shall be provided to each director at least two days before the meeting unless applicable law requires otherwise.</w:t>
      </w:r>
    </w:p>
    <w:p w14:paraId="58120717" w14:textId="77777777" w:rsidR="004F71DB" w:rsidRPr="004F71DB" w:rsidRDefault="004F71DB" w:rsidP="004F71DB">
      <w:r>
        <w:t>Notice may be delivered electronically. A director may waive notice in writing.</w:t>
      </w:r>
    </w:p>
    <w:p w14:paraId="46A6F1CB" w14:textId="77777777" w:rsidR="004F71DB" w:rsidRPr="004F71DB" w:rsidRDefault="004F71DB" w:rsidP="004F71DB">
      <w:pPr>
        <w:rPr>
          <w:b/>
          <w:bCs/>
        </w:rPr>
      </w:pPr>
      <w:r>
        <w:rPr>
          <w:b/>
          <w:bCs/>
        </w:rPr>
        <w:t>Section 5.5. Quorum and Voting</w:t>
      </w:r>
    </w:p>
    <w:p w14:paraId="0D96DCEE" w14:textId="77777777" w:rsidR="004F71DB" w:rsidRPr="004F71DB" w:rsidRDefault="004F71DB" w:rsidP="004F71DB">
      <w:r>
        <w:lastRenderedPageBreak/>
        <w:t xml:space="preserve">A majority of the directors then in office shall constitute a quorum, subject to applicable law.</w:t>
      </w:r>
    </w:p>
    <w:p w14:paraId="6FA64451" w14:textId="77777777" w:rsidR="004F71DB" w:rsidRPr="004F71DB" w:rsidRDefault="004F71DB" w:rsidP="004F71DB">
      <w:r>
        <w:t>With three directors in office, a quorum is two directors.</w:t>
      </w:r>
    </w:p>
    <w:p w14:paraId="5897B78F" w14:textId="77777777" w:rsidR="004F71DB" w:rsidRPr="004F71DB" w:rsidRDefault="004F71DB" w:rsidP="004F71DB">
      <w:r>
        <w:t xml:space="preserve">Unless a greater vote is required by these Bylaws or applicable law, Board action shall be approved by a majority of directors present and voting at a meeting where a quorum exists.</w:t>
      </w:r>
    </w:p>
    <w:p w14:paraId="4F69C496" w14:textId="77777777" w:rsidR="004F71DB" w:rsidRPr="004F71DB" w:rsidRDefault="004F71DB" w:rsidP="004F71DB">
      <w:r>
        <w:t>A director shall not vote by proxy unless expressly authorized by applicable law.</w:t>
      </w:r>
    </w:p>
    <w:p w14:paraId="27A78DF4" w14:textId="77777777" w:rsidR="004F71DB" w:rsidRPr="004F71DB" w:rsidRDefault="004F71DB" w:rsidP="004F71DB">
      <w:pPr>
        <w:rPr>
          <w:b/>
          <w:bCs/>
        </w:rPr>
      </w:pPr>
      <w:r>
        <w:rPr>
          <w:b/>
          <w:bCs/>
        </w:rPr>
        <w:t>Section 5.6. Remote Participation</w:t>
      </w:r>
    </w:p>
    <w:p w14:paraId="61FD8CD9" w14:textId="77777777" w:rsidR="004F71DB" w:rsidRPr="004F71DB" w:rsidRDefault="004F71DB" w:rsidP="004F71DB">
      <w:r>
        <w:t>Directors may participate by telephone or electronic communications if all participants can communicate with one another. Such participation constitutes presence at the meeting, subject to applicable law.</w:t>
      </w:r>
    </w:p>
    <w:p w14:paraId="57115E69" w14:textId="77777777" w:rsidR="004F71DB" w:rsidRPr="004F71DB" w:rsidRDefault="004F71DB" w:rsidP="004F71DB">
      <w:pPr>
        <w:rPr>
          <w:b/>
          <w:bCs/>
        </w:rPr>
      </w:pPr>
      <w:r>
        <w:rPr>
          <w:b/>
          <w:bCs/>
        </w:rPr>
        <w:t>Section 5.7. Action Without a Meeting</w:t>
      </w:r>
    </w:p>
    <w:p w14:paraId="505FCC78" w14:textId="77777777" w:rsidR="004F71DB" w:rsidRPr="004F71DB" w:rsidRDefault="004F71DB" w:rsidP="004F71DB">
      <w:r>
        <w:t xml:space="preserve">The Board may take action without a meeting only through written or electronic consent procedures permitted by Tennessee law.</w:t>
      </w:r>
    </w:p>
    <w:p w14:paraId="0633E7C5" w14:textId="77777777" w:rsidR="004F71DB" w:rsidRPr="004F71DB" w:rsidRDefault="004F71DB" w:rsidP="004F71DB">
      <w:r>
        <w:t>The Secretary shall preserve the consents with the corporate records.</w:t>
      </w:r>
    </w:p>
    <w:p w14:paraId="104F31AF" w14:textId="77777777" w:rsidR="004F71DB" w:rsidRPr="004F71DB" w:rsidRDefault="004F71DB" w:rsidP="004F71DB">
      <w:pPr>
        <w:rPr>
          <w:b/>
          <w:bCs/>
        </w:rPr>
      </w:pPr>
      <w:r>
        <w:rPr>
          <w:b/>
          <w:bCs/>
        </w:rPr>
        <w:t>Section 5.8. Minutes</w:t>
      </w:r>
    </w:p>
    <w:p w14:paraId="4931B421" w14:textId="77777777" w:rsidR="004F71DB" w:rsidRPr="004F71DB" w:rsidRDefault="004F71DB" w:rsidP="004F71DB">
      <w:r>
        <w:t>The Secretary shall maintain minutes recording attendance, motions, votes, conflicts and recusals, and material decisions concerning governance, executive management, scholarships, finances, and compliance.</w:t>
      </w:r>
    </w:p>
    <w:p w14:paraId="12D8409D" w14:textId="77777777" w:rsidR="004F71DB" w:rsidRPr="004F71DB" w:rsidRDefault="004F71DB" w:rsidP="004F71DB">
      <w:pPr>
        <w:rPr>
          <w:b/>
          <w:bCs/>
        </w:rPr>
      </w:pPr>
      <w:r>
        <w:rPr>
          <w:b/>
          <w:bCs/>
        </w:rPr>
        <w:t>ARTICLE VI — CORPORATE OFFICERS</w:t>
      </w:r>
    </w:p>
    <w:p w14:paraId="0D338CB9" w14:textId="77777777" w:rsidR="004F71DB" w:rsidRPr="004F71DB" w:rsidRDefault="004F71DB" w:rsidP="004F71DB">
      <w:pPr>
        <w:rPr>
          <w:b/>
          <w:bCs/>
        </w:rPr>
      </w:pPr>
      <w:r>
        <w:rPr>
          <w:b/>
          <w:bCs/>
        </w:rPr>
        <w:t>Section 6.1. Officers</w:t>
      </w:r>
    </w:p>
    <w:p w14:paraId="0DAA45D7" w14:textId="77777777" w:rsidR="004F71DB" w:rsidRPr="004F71DB" w:rsidRDefault="004F71DB" w:rsidP="004F71DB">
      <w:r>
        <w:t>The corporate officers shall include:</w:t>
      </w:r>
    </w:p>
    <w:p w14:paraId="5845F829" w14:textId="77777777" w:rsidR="004F71DB" w:rsidRPr="004F71DB" w:rsidRDefault="004F71DB" w:rsidP="004F71DB">
      <w:pPr>
        <w:numPr>
          <w:ilvl w:val="0"/>
          <w:numId w:val="5"/>
        </w:numPr>
      </w:pPr>
      <w:r>
        <w:t>President or Board Chair.</w:t>
      </w:r>
    </w:p>
    <w:p w14:paraId="0F4E196F" w14:textId="77777777" w:rsidR="004F71DB" w:rsidRPr="004F71DB" w:rsidRDefault="004F71DB" w:rsidP="004F71DB">
      <w:pPr>
        <w:numPr>
          <w:ilvl w:val="0"/>
          <w:numId w:val="5"/>
        </w:numPr>
      </w:pPr>
      <w:r>
        <w:t>Secretary.</w:t>
      </w:r>
    </w:p>
    <w:p w14:paraId="42327750" w14:textId="77777777" w:rsidR="004F71DB" w:rsidRPr="004F71DB" w:rsidRDefault="004F71DB" w:rsidP="004F71DB">
      <w:pPr>
        <w:numPr>
          <w:ilvl w:val="0"/>
          <w:numId w:val="5"/>
        </w:numPr>
      </w:pPr>
      <w:r>
        <w:t>Treasurer.</w:t>
      </w:r>
    </w:p>
    <w:p w14:paraId="2518168D" w14:textId="77777777" w:rsidR="004F71DB" w:rsidRPr="004F71DB" w:rsidRDefault="004F71DB" w:rsidP="004F71DB">
      <w:r>
        <w:t>The Board may establish additional officer positions as needed.</w:t>
      </w:r>
    </w:p>
    <w:p w14:paraId="2825D493" w14:textId="77777777" w:rsidR="004F71DB" w:rsidRPr="004F71DB" w:rsidRDefault="004F71DB" w:rsidP="004F71DB">
      <w:r>
        <w:t>Corporate officers are distinct from executive management personnel unless the same individual is separately appointed to both roles.</w:t>
      </w:r>
    </w:p>
    <w:p w14:paraId="4E58CB77" w14:textId="77777777" w:rsidR="004F71DB" w:rsidRPr="004F71DB" w:rsidRDefault="004F71DB" w:rsidP="004F71DB">
      <w:pPr>
        <w:rPr>
          <w:b/>
          <w:bCs/>
        </w:rPr>
      </w:pPr>
      <w:r>
        <w:rPr>
          <w:b/>
          <w:bCs/>
        </w:rPr>
        <w:t>Section 6.2. Election and Terms</w:t>
      </w:r>
    </w:p>
    <w:p w14:paraId="3F8279AF" w14:textId="77777777" w:rsidR="004F71DB" w:rsidRPr="004F71DB" w:rsidRDefault="004F71DB" w:rsidP="004F71DB">
      <w:r>
        <w:lastRenderedPageBreak/>
        <w:t>Corporate officers shall be elected annually by the Board and shall serve until their successors are elected or appointed.</w:t>
      </w:r>
    </w:p>
    <w:p w14:paraId="0B83062B" w14:textId="77777777" w:rsidR="004F71DB" w:rsidRPr="004F71DB" w:rsidRDefault="004F71DB" w:rsidP="004F71DB">
      <w:r>
        <w:t>The Executive Director does not automatically become President or Board Chair by virtue of holding the Executive Director position.</w:t>
      </w:r>
    </w:p>
    <w:p w14:paraId="3C90600F" w14:textId="77777777" w:rsidR="004F71DB" w:rsidRPr="004F71DB" w:rsidRDefault="004F71DB" w:rsidP="004F71DB">
      <w:pPr>
        <w:rPr>
          <w:b/>
          <w:bCs/>
        </w:rPr>
      </w:pPr>
      <w:r>
        <w:rPr>
          <w:b/>
          <w:bCs/>
        </w:rPr>
        <w:t>Section 6.3. President or Board Chair</w:t>
      </w:r>
    </w:p>
    <w:p w14:paraId="09C20162" w14:textId="77777777" w:rsidR="004F71DB" w:rsidRPr="004F71DB" w:rsidRDefault="004F71DB" w:rsidP="004F71DB">
      <w:r>
        <w:t>The President shall preside at Board meetings, coordinate Board activities, support effective governance, and perform other duties assigned by the Board.</w:t>
      </w:r>
    </w:p>
    <w:p w14:paraId="72BBCF96" w14:textId="77777777" w:rsidR="004F71DB" w:rsidRPr="004F71DB" w:rsidRDefault="004F71DB" w:rsidP="004F71DB">
      <w:r>
        <w:t>The President shall not independently control scholarship awards, charitable assets, or expenditures beyond authority delegated by the Board.</w:t>
      </w:r>
    </w:p>
    <w:p w14:paraId="2A17962B" w14:textId="77777777" w:rsidR="004F71DB" w:rsidRPr="004F71DB" w:rsidRDefault="004F71DB" w:rsidP="004F71DB">
      <w:pPr>
        <w:rPr>
          <w:b/>
          <w:bCs/>
        </w:rPr>
      </w:pPr>
      <w:r>
        <w:rPr>
          <w:b/>
          <w:bCs/>
        </w:rPr>
        <w:t>Section 6.4. Secretary</w:t>
      </w:r>
    </w:p>
    <w:p w14:paraId="65E8C004" w14:textId="77777777" w:rsidR="004F71DB" w:rsidRPr="004F71DB" w:rsidRDefault="004F71DB" w:rsidP="004F71DB">
      <w:r>
        <w:t>The Secretary shall maintain the Articles of Incorporation, Bylaws, minutes, written consents, notices, and other corporate records and shall perform other duties assigned by the Board.</w:t>
      </w:r>
    </w:p>
    <w:p w14:paraId="2D1B55D6" w14:textId="77777777" w:rsidR="004F71DB" w:rsidRPr="004F71DB" w:rsidRDefault="004F71DB" w:rsidP="004F71DB">
      <w:pPr>
        <w:rPr>
          <w:b/>
          <w:bCs/>
        </w:rPr>
      </w:pPr>
      <w:r>
        <w:rPr>
          <w:b/>
          <w:bCs/>
        </w:rPr>
        <w:t>Section 6.5. Treasurer</w:t>
      </w:r>
    </w:p>
    <w:p w14:paraId="0CB8BA4D" w14:textId="77777777" w:rsidR="004F71DB" w:rsidRPr="004F71DB" w:rsidRDefault="004F71DB" w:rsidP="004F71DB">
      <w:r>
        <w:t>The Treasurer shall oversee financial reporting and controls, including budgets, accounting records, financial statements, banking arrangements, and required filings.</w:t>
      </w:r>
    </w:p>
    <w:p w14:paraId="25CFE15C" w14:textId="77777777" w:rsidR="004F71DB" w:rsidRPr="004F71DB" w:rsidRDefault="004F71DB" w:rsidP="004F71DB">
      <w:r>
        <w:t>The Treasurer shall report material financial concerns promptly to the Board and support appropriate independent financial oversight.</w:t>
      </w:r>
    </w:p>
    <w:p w14:paraId="3305418B" w14:textId="77777777" w:rsidR="004F71DB" w:rsidRPr="004F71DB" w:rsidRDefault="004F71DB" w:rsidP="004F71DB">
      <w:pPr>
        <w:rPr>
          <w:b/>
          <w:bCs/>
        </w:rPr>
      </w:pPr>
      <w:r>
        <w:rPr>
          <w:b/>
          <w:bCs/>
        </w:rPr>
        <w:t>Section 6.6. Removal and Vacancies</w:t>
      </w:r>
    </w:p>
    <w:p w14:paraId="6BB03108" w14:textId="77777777" w:rsidR="004F71DB" w:rsidRPr="004F71DB" w:rsidRDefault="004F71DB" w:rsidP="004F71DB">
      <w:r>
        <w:t>A corporate officer may be removed by a majority vote of the Board, subject to applicable law. The Board may fill officer vacancies for the remainder of a term.</w:t>
      </w:r>
    </w:p>
    <w:p w14:paraId="6156014E" w14:textId="77777777" w:rsidR="004F71DB" w:rsidRPr="004F71DB" w:rsidRDefault="004F71DB" w:rsidP="004F71DB">
      <w:r>
        <w:t>Removal from a corporate officer position does not, by itself, determine whether the individual continues to serve as a director or in an executive management position.</w:t>
      </w:r>
    </w:p>
    <w:p w14:paraId="3B7D01DA" w14:textId="77777777" w:rsidR="004F71DB" w:rsidRPr="004F71DB" w:rsidRDefault="004F71DB" w:rsidP="004F71DB">
      <w:pPr>
        <w:rPr>
          <w:b/>
          <w:bCs/>
        </w:rPr>
      </w:pPr>
      <w:r>
        <w:rPr>
          <w:b/>
          <w:bCs/>
        </w:rPr>
        <w:t>ARTICLE VII — EXECUTIVE MANAGEMENT</w:t>
      </w:r>
    </w:p>
    <w:p w14:paraId="45BCCCFB" w14:textId="77777777" w:rsidR="004F71DB" w:rsidRPr="004F71DB" w:rsidRDefault="004F71DB" w:rsidP="004F71DB">
      <w:pPr>
        <w:rPr>
          <w:b/>
          <w:bCs/>
        </w:rPr>
      </w:pPr>
      <w:r>
        <w:rPr>
          <w:b/>
          <w:bCs/>
        </w:rPr>
        <w:t>Section 7.1. Executive Management Authority</w:t>
      </w:r>
    </w:p>
    <w:p w14:paraId="77108947" w14:textId="77777777" w:rsidR="004F71DB" w:rsidRPr="004F71DB" w:rsidRDefault="004F71DB" w:rsidP="004F71DB">
      <w:r>
        <w:t xml:space="preserve">The Board may establish an executive management team to conduct the Corporation's day-to-day affairs in accordance with the Articles of Incorporation, these Bylaws, Board resolutions, approved budgets, and applicable law.</w:t>
      </w:r>
    </w:p>
    <w:p w14:paraId="506F6FAA" w14:textId="77777777" w:rsidR="004F71DB" w:rsidRPr="004F71DB" w:rsidRDefault="004F71DB" w:rsidP="004F71DB">
      <w:r>
        <w:t>The Board retains ultimate responsibility for governance, charitable assets, strategic direction, and regulatory compliance.</w:t>
      </w:r>
    </w:p>
    <w:p w14:paraId="5E1BA4CC" w14:textId="77777777" w:rsidR="004F71DB" w:rsidRPr="004F71DB" w:rsidRDefault="004F71DB" w:rsidP="004F71DB">
      <w:pPr>
        <w:rPr>
          <w:b/>
          <w:bCs/>
        </w:rPr>
      </w:pPr>
      <w:r>
        <w:rPr>
          <w:b/>
          <w:bCs/>
        </w:rPr>
        <w:lastRenderedPageBreak/>
        <w:t>Section 7.2. Executive Director</w:t>
      </w:r>
    </w:p>
    <w:p w14:paraId="658E105B" w14:textId="77777777" w:rsidR="004F71DB" w:rsidRPr="004F71DB" w:rsidRDefault="004F71DB" w:rsidP="004F71DB">
      <w:r>
        <w:t>The Board shall appoint an Executive Director to lead day-to-day operations and implement Board-approved policies, programs, and strategies.</w:t>
      </w:r>
    </w:p>
    <w:p w14:paraId="161662A1" w14:textId="77777777" w:rsidR="004F71DB" w:rsidRPr="004F71DB" w:rsidRDefault="004F71DB" w:rsidP="004F71DB">
      <w:del w:id="9043" w:author="Claude" w:date="2026-10-28T00:00:00Z">
        <w:r>
          <w:delText xml:space="preserve">The Founding Director may serve</w:delText>
        </w:r>
      </w:del>
      <w:ins w:id="9044" w:author="Claude" w:date="2026-10-28T00:00:00Z">
        <w:r>
          <w:t xml:space="preserve">A Founding Director may serve</w:t>
        </w:r>
      </w:ins>
      <w:r>
        <w:t xml:space="preserve"> as the initial Executive Director if appointed by the Board in accordance with this Article.</w:t>
      </w:r>
    </w:p>
    <w:p w14:paraId="73D27FB8" w14:textId="77777777" w:rsidR="004F71DB" w:rsidRPr="004F71DB" w:rsidRDefault="004F71DB" w:rsidP="004F71DB">
      <w:r>
        <w:t>The Executive Director shall:</w:t>
      </w:r>
    </w:p>
    <w:p w14:paraId="6D7AAFC0" w14:textId="77777777" w:rsidR="004F71DB" w:rsidRPr="004F71DB" w:rsidRDefault="004F71DB" w:rsidP="004F71DB">
      <w:pPr>
        <w:numPr>
          <w:ilvl w:val="0"/>
          <w:numId w:val="6"/>
        </w:numPr>
      </w:pPr>
      <w:r>
        <w:t>Manage approved programs and administrative activities.</w:t>
      </w:r>
    </w:p>
    <w:p w14:paraId="16B546F9" w14:textId="77777777" w:rsidR="004F71DB" w:rsidRPr="004F71DB" w:rsidRDefault="004F71DB" w:rsidP="004F71DB">
      <w:pPr>
        <w:numPr>
          <w:ilvl w:val="0"/>
          <w:numId w:val="6"/>
        </w:numPr>
      </w:pPr>
      <w:r>
        <w:t>Coordinate fundraising, donor relations, school partnerships, and community engagement.</w:t>
      </w:r>
    </w:p>
    <w:p w14:paraId="4370796D" w14:textId="77777777" w:rsidR="004F71DB" w:rsidRPr="004F71DB" w:rsidRDefault="004F71DB" w:rsidP="004F71DB">
      <w:pPr>
        <w:numPr>
          <w:ilvl w:val="0"/>
          <w:numId w:val="6"/>
        </w:numPr>
      </w:pPr>
      <w:r>
        <w:t>Implement the approved operating budget and report material variances to the Board.</w:t>
      </w:r>
    </w:p>
    <w:p w14:paraId="4CEF2290" w14:textId="77777777" w:rsidR="004F71DB" w:rsidRPr="004F71DB" w:rsidRDefault="004F71DB" w:rsidP="004F71DB">
      <w:pPr>
        <w:numPr>
          <w:ilvl w:val="0"/>
          <w:numId w:val="6"/>
        </w:numPr>
      </w:pPr>
      <w:r>
        <w:t>Supervise authorized staff, contractors, and volunteers.</w:t>
      </w:r>
    </w:p>
    <w:p w14:paraId="0D0DD199" w14:textId="77777777" w:rsidR="004F71DB" w:rsidRPr="004F71DB" w:rsidRDefault="004F71DB" w:rsidP="004F71DB">
      <w:pPr>
        <w:numPr>
          <w:ilvl w:val="0"/>
          <w:numId w:val="6"/>
        </w:numPr>
      </w:pPr>
      <w:r>
        <w:t>Coordinate scholarship administration under Board-approved policies.</w:t>
      </w:r>
    </w:p>
    <w:p w14:paraId="662E818B" w14:textId="77777777" w:rsidR="004F71DB" w:rsidRPr="004F71DB" w:rsidRDefault="004F71DB" w:rsidP="004F71DB">
      <w:pPr>
        <w:numPr>
          <w:ilvl w:val="0"/>
          <w:numId w:val="6"/>
        </w:numPr>
      </w:pPr>
      <w:r>
        <w:t>Provide regular operational and financial reports to the Board.</w:t>
      </w:r>
    </w:p>
    <w:p w14:paraId="212C9CB8" w14:textId="77777777" w:rsidR="004F71DB" w:rsidRPr="004F71DB" w:rsidRDefault="004F71DB" w:rsidP="004F71DB">
      <w:pPr>
        <w:numPr>
          <w:ilvl w:val="0"/>
          <w:numId w:val="6"/>
        </w:numPr>
      </w:pPr>
      <w:r>
        <w:t>Recommend policies, staffing plans, and strategic initiatives.</w:t>
      </w:r>
    </w:p>
    <w:p w14:paraId="478515E9" w14:textId="77777777" w:rsidR="004F71DB" w:rsidRPr="004F71DB" w:rsidRDefault="004F71DB" w:rsidP="004F71DB">
      <w:pPr>
        <w:numPr>
          <w:ilvl w:val="0"/>
          <w:numId w:val="6"/>
        </w:numPr>
      </w:pPr>
      <w:r>
        <w:t>Perform other duties delegated by the Board.</w:t>
      </w:r>
    </w:p>
    <w:p w14:paraId="57A66808" w14:textId="77777777" w:rsidR="004F71DB" w:rsidRPr="004F71DB" w:rsidRDefault="004F71DB" w:rsidP="004F71DB">
      <w:r>
        <w:t>The Executive Director shall operate within written delegated authority and shall not independently override Board decisions, direct prohibited scholarship awards, or use charitable assets for unauthorized purposes.</w:t>
      </w:r>
    </w:p>
    <w:p w14:paraId="25F1D353" w14:textId="77777777" w:rsidR="004F71DB" w:rsidRPr="004F71DB" w:rsidRDefault="004F71DB" w:rsidP="004F71DB">
      <w:pPr>
        <w:rPr>
          <w:b/>
          <w:bCs/>
        </w:rPr>
      </w:pPr>
      <w:r>
        <w:rPr>
          <w:b/>
          <w:bCs/>
        </w:rPr>
        <w:t>Section 7.3. Appointment, Evaluation, and Removal of Executive Director</w:t>
      </w:r>
    </w:p>
    <w:p w14:paraId="4944D784" w14:textId="77777777" w:rsidR="004F71DB" w:rsidRPr="004F71DB" w:rsidRDefault="004F71DB" w:rsidP="004F71DB">
      <w:r>
        <w:t>The Board shall appoint, supervise, evaluate, and, when appropriate, remove the Executive Director.</w:t>
      </w:r>
    </w:p>
    <w:p w14:paraId="710CBDEA" w14:textId="77777777" w:rsidR="004F71DB" w:rsidRPr="004F71DB" w:rsidRDefault="004F71DB" w:rsidP="004F71DB">
      <w:r>
        <w:t xml:space="preserve">The Board shall document the appointment, duties, performance expectations, compensation arrangements, and delegated authority in a written resolution or agreement.</w:t>
      </w:r>
    </w:p>
    <w:p w14:paraId="10DEA77B" w14:textId="77777777" w:rsidR="004F71DB" w:rsidRPr="004F71DB" w:rsidRDefault="004F71DB" w:rsidP="004F71DB">
      <w:r>
        <w:t>The Executive Director may be removed from the executive position by the Board in accordance with applicable law and any governing agreement. Removal from the executive position does not automatically remove the individual from a Board seat.</w:t>
      </w:r>
    </w:p>
    <w:p w14:paraId="48CBDBB2" w14:textId="77777777" w:rsidR="004F71DB" w:rsidRPr="004F71DB" w:rsidRDefault="004F71DB" w:rsidP="004F71DB">
      <w:r>
        <w:t xml:space="preserve">The Founding </w:t>
      </w:r>
      <w:del w:id="9045" w:author="Claude" w:date="2026-10-28T00:00:00Z">
        <w:r>
          <w:delText xml:space="preserve">Director's continuing-seat provision</w:delText>
        </w:r>
      </w:del>
      <w:ins w:id="9046" w:author="Claude" w:date="2026-10-28T00:00:00Z">
        <w:r>
          <w:t xml:space="preserve">Directors' continuing seats</w:t>
        </w:r>
      </w:ins>
      <w:r>
        <w:t xml:space="preserve"> shall not confer an unconditional right to </w:t>
      </w:r>
      <w:del w:id="9047" w:author="Claude" w:date="2026-10-28T00:00:00Z">
        <w:r>
          <w:delText xml:space="preserve">remain Executive Director.</w:delText>
        </w:r>
      </w:del>
      <w:ins w:id="9048" w:author="Claude" w:date="2026-10-28T00:00:00Z">
        <w:r>
          <w:t xml:space="preserve">serve as Executive Director or in any officer position.</w:t>
        </w:r>
      </w:ins>
    </w:p>
    <w:p w14:paraId="4FB8167A" w14:textId="77777777" w:rsidR="004F71DB" w:rsidRPr="004F71DB" w:rsidRDefault="004F71DB" w:rsidP="004F71DB">
      <w:pPr>
        <w:rPr>
          <w:b/>
          <w:bCs/>
        </w:rPr>
      </w:pPr>
      <w:r>
        <w:rPr>
          <w:b/>
          <w:bCs/>
        </w:rPr>
        <w:lastRenderedPageBreak/>
        <w:t>Section 7.4. Compliance Officer</w:t>
      </w:r>
    </w:p>
    <w:p w14:paraId="644325DA" w14:textId="77777777" w:rsidR="004F71DB" w:rsidRPr="004F71DB" w:rsidRDefault="004F71DB" w:rsidP="004F71DB">
      <w:r>
        <w:t>The Board may establish a Chief Compliance Officer or Compliance Officer position.</w:t>
      </w:r>
    </w:p>
    <w:p w14:paraId="7F100CBC" w14:textId="77777777" w:rsidR="004F71DB" w:rsidRPr="004F71DB" w:rsidRDefault="004F71DB" w:rsidP="004F71DB">
      <w:r>
        <w:t>The Compliance Officer shall coordinate the Corporation's compliance program, including:</w:t>
      </w:r>
    </w:p>
    <w:p w14:paraId="25C581C2" w14:textId="77777777" w:rsidR="004F71DB" w:rsidRPr="004F71DB" w:rsidRDefault="004F71DB" w:rsidP="004F71DB">
      <w:pPr>
        <w:numPr>
          <w:ilvl w:val="0"/>
          <w:numId w:val="7"/>
        </w:numPr>
      </w:pPr>
      <w:r>
        <w:t>Monitoring applicable federal, Tennessee, IRS, and SGO requirements.</w:t>
      </w:r>
    </w:p>
    <w:p w14:paraId="250FB3E3" w14:textId="77777777" w:rsidR="004F71DB" w:rsidRPr="004F71DB" w:rsidRDefault="004F71DB" w:rsidP="004F71DB">
      <w:pPr>
        <w:numPr>
          <w:ilvl w:val="0"/>
          <w:numId w:val="7"/>
        </w:numPr>
      </w:pPr>
      <w:r>
        <w:t>Maintaining compliance calendars, records, and reporting procedures.</w:t>
      </w:r>
    </w:p>
    <w:p w14:paraId="6674DF15" w14:textId="77777777" w:rsidR="004F71DB" w:rsidRPr="004F71DB" w:rsidRDefault="004F71DB" w:rsidP="004F71DB">
      <w:pPr>
        <w:numPr>
          <w:ilvl w:val="0"/>
          <w:numId w:val="7"/>
        </w:numPr>
      </w:pPr>
      <w:r>
        <w:t>Coordinating required reports and supporting documentation.</w:t>
      </w:r>
    </w:p>
    <w:p w14:paraId="2C9F1DBE" w14:textId="77777777" w:rsidR="004F71DB" w:rsidRPr="004F71DB" w:rsidRDefault="004F71DB" w:rsidP="004F71DB">
      <w:pPr>
        <w:numPr>
          <w:ilvl w:val="0"/>
          <w:numId w:val="7"/>
        </w:numPr>
      </w:pPr>
      <w:r>
        <w:t>Monitoring adherence to scholarship eligibility, fund segregation, and recordkeeping policies.</w:t>
      </w:r>
    </w:p>
    <w:p w14:paraId="6F44D830" w14:textId="77777777" w:rsidR="004F71DB" w:rsidRPr="004F71DB" w:rsidRDefault="004F71DB" w:rsidP="004F71DB">
      <w:pPr>
        <w:numPr>
          <w:ilvl w:val="0"/>
          <w:numId w:val="7"/>
        </w:numPr>
      </w:pPr>
      <w:r>
        <w:t xml:space="preserve">Reporting material compliance concerns to the Executive Director and Board.</w:t>
      </w:r>
    </w:p>
    <w:p w14:paraId="3F26A54B" w14:textId="77777777" w:rsidR="004F71DB" w:rsidRPr="004F71DB" w:rsidRDefault="004F71DB" w:rsidP="004F71DB">
      <w:pPr>
        <w:numPr>
          <w:ilvl w:val="0"/>
          <w:numId w:val="7"/>
        </w:numPr>
      </w:pPr>
      <w:r>
        <w:t>Escalating significant concerns directly to the Board when appropriate.</w:t>
      </w:r>
    </w:p>
    <w:p w14:paraId="48A011D3" w14:textId="77777777" w:rsidR="004F71DB" w:rsidRPr="004F71DB" w:rsidRDefault="004F71DB" w:rsidP="004F71DB">
      <w:pPr>
        <w:numPr>
          <w:ilvl w:val="0"/>
          <w:numId w:val="7"/>
        </w:numPr>
      </w:pPr>
      <w:r>
        <w:t>Performing other duties delegated by the Board.</w:t>
      </w:r>
    </w:p>
    <w:p w14:paraId="3FD8B4DA" w14:textId="77777777" w:rsidR="004F71DB" w:rsidRPr="004F71DB" w:rsidRDefault="004F71DB" w:rsidP="004F71DB">
      <w:r>
        <w:t>The Compliance Officer shall have reasonable access to relevant records and personnel needed to perform these responsibilities.</w:t>
      </w:r>
    </w:p>
    <w:p w14:paraId="779EE9EE" w14:textId="77777777" w:rsidR="004F71DB" w:rsidRPr="004F71DB" w:rsidRDefault="004F71DB" w:rsidP="004F71DB">
      <w:pPr>
        <w:rPr>
          <w:b/>
          <w:bCs/>
        </w:rPr>
      </w:pPr>
      <w:r>
        <w:rPr>
          <w:b/>
          <w:bCs/>
        </w:rPr>
        <w:t>Section 7.5. Operations Officer</w:t>
      </w:r>
    </w:p>
    <w:p w14:paraId="26814E64" w14:textId="77777777" w:rsidR="004F71DB" w:rsidRPr="004F71DB" w:rsidRDefault="004F71DB" w:rsidP="004F71DB">
      <w:r>
        <w:t>The Board or Executive Director, acting within authority delegated by the Board, may establish a Chief Operating Officer or Operations Officer position.</w:t>
      </w:r>
    </w:p>
    <w:p w14:paraId="49A920C7" w14:textId="77777777" w:rsidR="004F71DB" w:rsidRPr="004F71DB" w:rsidRDefault="004F71DB" w:rsidP="004F71DB">
      <w:r>
        <w:t>The Operations Officer shall:</w:t>
      </w:r>
    </w:p>
    <w:p w14:paraId="785B52F3" w14:textId="77777777" w:rsidR="004F71DB" w:rsidRPr="004F71DB" w:rsidRDefault="004F71DB" w:rsidP="004F71DB">
      <w:pPr>
        <w:numPr>
          <w:ilvl w:val="0"/>
          <w:numId w:val="8"/>
        </w:numPr>
      </w:pPr>
      <w:r>
        <w:t>Implement approved operational procedures.</w:t>
      </w:r>
    </w:p>
    <w:p w14:paraId="628A1A41" w14:textId="77777777" w:rsidR="004F71DB" w:rsidRPr="004F71DB" w:rsidRDefault="004F71DB" w:rsidP="004F71DB">
      <w:pPr>
        <w:numPr>
          <w:ilvl w:val="0"/>
          <w:numId w:val="8"/>
        </w:numPr>
      </w:pPr>
      <w:r>
        <w:t>Coordinate scholarship application workflows and communications.</w:t>
      </w:r>
    </w:p>
    <w:p w14:paraId="671E11B1" w14:textId="77777777" w:rsidR="004F71DB" w:rsidRPr="004F71DB" w:rsidRDefault="004F71DB" w:rsidP="004F71DB">
      <w:pPr>
        <w:numPr>
          <w:ilvl w:val="0"/>
          <w:numId w:val="8"/>
        </w:numPr>
      </w:pPr>
      <w:r>
        <w:t>Support relationships with participating schools and families.</w:t>
      </w:r>
    </w:p>
    <w:p w14:paraId="0799AA97" w14:textId="77777777" w:rsidR="004F71DB" w:rsidRPr="004F71DB" w:rsidRDefault="004F71DB" w:rsidP="004F71DB">
      <w:pPr>
        <w:numPr>
          <w:ilvl w:val="0"/>
          <w:numId w:val="8"/>
        </w:numPr>
      </w:pPr>
      <w:r>
        <w:t>Maintain operational records and performance reports.</w:t>
      </w:r>
    </w:p>
    <w:p w14:paraId="2D321CED" w14:textId="77777777" w:rsidR="004F71DB" w:rsidRPr="004F71DB" w:rsidRDefault="004F71DB" w:rsidP="004F71DB">
      <w:pPr>
        <w:numPr>
          <w:ilvl w:val="0"/>
          <w:numId w:val="8"/>
        </w:numPr>
      </w:pPr>
      <w:r>
        <w:t>Coordinate administrative systems and service delivery.</w:t>
      </w:r>
    </w:p>
    <w:p w14:paraId="768C812B" w14:textId="77777777" w:rsidR="004F71DB" w:rsidRPr="004F71DB" w:rsidRDefault="004F71DB" w:rsidP="004F71DB">
      <w:pPr>
        <w:numPr>
          <w:ilvl w:val="0"/>
          <w:numId w:val="8"/>
        </w:numPr>
      </w:pPr>
      <w:r>
        <w:t>Perform other duties assigned by the Executive Director or Board.</w:t>
      </w:r>
    </w:p>
    <w:p w14:paraId="07443CFF" w14:textId="77777777" w:rsidR="004F71DB" w:rsidRPr="004F71DB" w:rsidRDefault="004F71DB" w:rsidP="004F71DB">
      <w:r>
        <w:t>The Operations Officer shall not independently authorize scholarship awards, expenditures, or other matters reserved to the Board or an authorized committee.</w:t>
      </w:r>
    </w:p>
    <w:p w14:paraId="5FE4A52D" w14:textId="77777777" w:rsidR="004F71DB" w:rsidRPr="004F71DB" w:rsidRDefault="004F71DB" w:rsidP="004F71DB">
      <w:pPr>
        <w:rPr>
          <w:b/>
          <w:bCs/>
        </w:rPr>
      </w:pPr>
      <w:r>
        <w:rPr>
          <w:b/>
          <w:bCs/>
        </w:rPr>
        <w:t>Section 7.6. Appointment and Supervision of Staff</w:t>
      </w:r>
    </w:p>
    <w:p w14:paraId="61A1A56F" w14:textId="77777777" w:rsidR="004F71DB" w:rsidRPr="004F71DB" w:rsidRDefault="004F71DB" w:rsidP="004F71DB">
      <w:r>
        <w:lastRenderedPageBreak/>
        <w:t>The Board shall appoint the Executive Director. The Executive Director may appoint, supervise, and remove other staff, contractors, and volunteers within written authority delegated by the Board, the approved budget, and applicable law.</w:t>
      </w:r>
    </w:p>
    <w:p w14:paraId="1154775B" w14:textId="77777777" w:rsidR="004F71DB" w:rsidRPr="004F71DB" w:rsidRDefault="004F71DB" w:rsidP="004F71DB">
      <w:r>
        <w:t>The Executive Director shall provide the Board with material staffing, compensation, and organizational updates.</w:t>
      </w:r>
    </w:p>
    <w:p w14:paraId="7073A457" w14:textId="77777777" w:rsidR="004F71DB" w:rsidRPr="004F71DB" w:rsidRDefault="004F71DB" w:rsidP="004F71DB">
      <w:r>
        <w:t>The Board may reserve specified appointments, contracts, or staffing decisions for its approval.</w:t>
      </w:r>
    </w:p>
    <w:p w14:paraId="1F7485FC" w14:textId="77777777" w:rsidR="004F71DB" w:rsidRPr="004F71DB" w:rsidRDefault="004F71DB" w:rsidP="004F71DB">
      <w:pPr>
        <w:rPr>
          <w:b/>
          <w:bCs/>
        </w:rPr>
      </w:pPr>
      <w:r>
        <w:rPr>
          <w:b/>
          <w:bCs/>
        </w:rPr>
        <w:t>Section 7.7. Delegated Authority</w:t>
      </w:r>
    </w:p>
    <w:p w14:paraId="5444C912" w14:textId="77777777" w:rsidR="004F71DB" w:rsidRPr="004F71DB" w:rsidRDefault="004F71DB" w:rsidP="004F71DB">
      <w:r>
        <w:t>The Board may adopt written resolutions, policies, position descriptions, or other instruments delegating operational authority to the Executive Director and other authorized personnel.</w:t>
      </w:r>
    </w:p>
    <w:p w14:paraId="6DE29E0A" w14:textId="77777777" w:rsidR="004F71DB" w:rsidRPr="004F71DB" w:rsidRDefault="004F71DB" w:rsidP="004F71DB">
      <w:r>
        <w:t>Delegated authority may include operational spending within the approved budget, routine contracts, supervision of staff, and implementation of approved programs.</w:t>
      </w:r>
    </w:p>
    <w:p w14:paraId="29D5D20E" w14:textId="77777777" w:rsidR="004F71DB" w:rsidRPr="004F71DB" w:rsidRDefault="004F71DB" w:rsidP="004F71DB">
      <w:r>
        <w:t>No delegation shall authorize an individual to override these Bylaws, misuse charitable assets, improperly direct scholarship awards, or exercise authority reserved to the Board by law.</w:t>
      </w:r>
    </w:p>
    <w:p w14:paraId="0AE836A2" w14:textId="77777777" w:rsidR="004F71DB" w:rsidRPr="004F71DB" w:rsidRDefault="004F71DB" w:rsidP="004F71DB">
      <w:pPr>
        <w:rPr>
          <w:b/>
          <w:bCs/>
        </w:rPr>
      </w:pPr>
      <w:r>
        <w:rPr>
          <w:b/>
          <w:bCs/>
        </w:rPr>
        <w:t>Section 7.8. Separation of Governance and Management</w:t>
      </w:r>
    </w:p>
    <w:p w14:paraId="0984ACA3" w14:textId="77777777" w:rsidR="004F71DB" w:rsidRPr="004F71DB" w:rsidRDefault="004F71DB" w:rsidP="004F71DB">
      <w:r>
        <w:t>The Board shall establish appropriate boundaries between governance and management.</w:t>
      </w:r>
    </w:p>
    <w:p w14:paraId="41DF9D24" w14:textId="77777777" w:rsidR="004F71DB" w:rsidRPr="004F71DB" w:rsidRDefault="004F71DB" w:rsidP="004F71DB">
      <w:r>
        <w:t>The Executive Director may attend Board meetings and provide reports but shall not have a Board vote solely by virtue of the executive position.</w:t>
      </w:r>
    </w:p>
    <w:p w14:paraId="3A9C4333" w14:textId="77777777" w:rsidR="004F71DB" w:rsidRPr="004F71DB" w:rsidRDefault="004F71DB" w:rsidP="004F71DB">
      <w:r>
        <w:t>If the Executive Director is also a director, that individual shall retain director voting rights only when acting in the capacity of a director and shall disclose and recuse themselves from matters involving a material personal conflict, including their own compensation and employment terms.</w:t>
      </w:r>
    </w:p>
    <w:p w14:paraId="17CABC31" w14:textId="77777777" w:rsidR="004F71DB" w:rsidRPr="004F71DB" w:rsidRDefault="004F71DB" w:rsidP="004F71DB">
      <w:pPr>
        <w:rPr>
          <w:b/>
          <w:bCs/>
        </w:rPr>
      </w:pPr>
      <w:r>
        <w:rPr>
          <w:b/>
          <w:bCs/>
        </w:rPr>
        <w:t>Section 7.9. Compensation and Related-Party Safeguards</w:t>
      </w:r>
    </w:p>
    <w:p w14:paraId="57A27446" w14:textId="77777777" w:rsidR="004F71DB" w:rsidRPr="004F71DB" w:rsidRDefault="004F71DB" w:rsidP="004F71DB">
      <w:r>
        <w:t>Executive compensation shall be reasonable for the services provided and approved through appropriate procedures by disinterested decision-makers.</w:t>
      </w:r>
    </w:p>
    <w:p w14:paraId="0E537E6B" w14:textId="77777777" w:rsidR="004F71DB" w:rsidRPr="004F71DB" w:rsidRDefault="004F71DB" w:rsidP="004F71DB">
      <w:r>
        <w:t xml:space="preserve">When the Executive Director is </w:t>
      </w:r>
      <w:del w:id="9049" w:author="Claude" w:date="2026-10-28T00:00:00Z">
        <w:r>
          <w:delText xml:space="preserve">also the Founding Director</w:delText>
        </w:r>
      </w:del>
      <w:ins w:id="9050" w:author="Claude" w:date="2026-10-28T00:00:00Z">
        <w:r>
          <w:t xml:space="preserve">also a Founding Director</w:t>
        </w:r>
      </w:ins>
      <w:r>
        <w:t xml:space="preserve">, the Executive Director shall not participate in Board deliberations or votes on their own compensation, employment agreement, performance evaluation, or other matters in which they have a material personal interest, except to provide factual information when requested.</w:t>
      </w:r>
    </w:p>
    <w:p w14:paraId="3425924F" w14:textId="77777777" w:rsidR="004F71DB" w:rsidRPr="004F71DB" w:rsidRDefault="004F71DB" w:rsidP="004F71DB">
      <w:r>
        <w:lastRenderedPageBreak/>
        <w:t>The Secretary shall document the conflict, recusal, comparability information considered, and approval in the minutes.</w:t>
      </w:r>
    </w:p>
    <w:p w14:paraId="206AA676" w14:textId="77777777" w:rsidR="004F71DB" w:rsidRPr="004F71DB" w:rsidRDefault="004F71DB" w:rsidP="004F71DB">
      <w:r>
        <w:t>The Corporation shall not provide excessive compensation or other impermissible private benefits.</w:t>
      </w:r>
    </w:p>
    <w:p w14:paraId="3680B477" w14:textId="77777777" w:rsidR="004F71DB" w:rsidRPr="004F71DB" w:rsidRDefault="004F71DB" w:rsidP="004F71DB">
      <w:pPr>
        <w:rPr>
          <w:b/>
          <w:bCs/>
        </w:rPr>
      </w:pPr>
      <w:r>
        <w:rPr>
          <w:b/>
          <w:bCs/>
        </w:rPr>
        <w:t>Section 7.10. Initial Staffing</w:t>
      </w:r>
    </w:p>
    <w:p w14:paraId="02980A88" w14:textId="77777777" w:rsidR="004F71DB" w:rsidRPr="004F71DB" w:rsidRDefault="004F71DB" w:rsidP="004F71DB">
      <w:r>
        <w:t>The Corporation may initially operate with volunteer executive personnel, part-time staff, or contracted professional services.</w:t>
      </w:r>
    </w:p>
    <w:p w14:paraId="1DD8B9F5" w14:textId="77777777" w:rsidR="004F71DB" w:rsidRPr="004F71DB" w:rsidRDefault="004F71DB" w:rsidP="004F71DB">
      <w:r>
        <w:t>The Board may combine operational positions or assign multiple responsibilities to qualified individuals when appropriate, provided that required independence, financial controls, and compliance obligations are maintained.</w:t>
      </w:r>
    </w:p>
    <w:p w14:paraId="1E62A87A" w14:textId="77777777" w:rsidR="004F71DB" w:rsidRPr="004F71DB" w:rsidRDefault="004F71DB" w:rsidP="004F71DB">
      <w:r>
        <w:t>The absence of paid employees shall not prevent the Board from assigning and documenting operational responsibilities.</w:t>
      </w:r>
    </w:p>
    <w:p w14:paraId="49E60AD7" w14:textId="77777777" w:rsidR="004F71DB" w:rsidRPr="004F71DB" w:rsidRDefault="004F71DB" w:rsidP="004F71DB">
      <w:pPr>
        <w:rPr>
          <w:b/>
          <w:bCs/>
        </w:rPr>
      </w:pPr>
      <w:r>
        <w:rPr>
          <w:b/>
          <w:bCs/>
        </w:rPr>
        <w:t>ARTICLE VIII — SCHOLARSHIP GOVERNANCE</w:t>
      </w:r>
    </w:p>
    <w:p w14:paraId="193AAEA1" w14:textId="77777777" w:rsidR="004F71DB" w:rsidRPr="004F71DB" w:rsidRDefault="004F71DB" w:rsidP="004F71DB">
      <w:pPr>
        <w:rPr>
          <w:b/>
          <w:bCs/>
        </w:rPr>
      </w:pPr>
      <w:r>
        <w:rPr>
          <w:b/>
          <w:bCs/>
        </w:rPr>
        <w:t>Section 8.1. Scholarship Policy</w:t>
      </w:r>
    </w:p>
    <w:p w14:paraId="7B4A05C4" w14:textId="77777777" w:rsidR="004F71DB" w:rsidRPr="004F71DB" w:rsidRDefault="004F71DB" w:rsidP="004F71DB">
      <w:r>
        <w:t>The Corporation shall maintain a written scholarship policy approved by the Board.</w:t>
      </w:r>
    </w:p>
    <w:p w14:paraId="61CC21A5" w14:textId="77777777" w:rsidR="004F71DB" w:rsidRPr="004F71DB" w:rsidRDefault="004F71DB" w:rsidP="004F71DB">
      <w:r>
        <w:t>The policy shall specify eligibility criteria, application procedures, selection standards, award limits, renewal conditions, payment procedures, appeals, recordkeeping, and compliance monitoring.</w:t>
      </w:r>
    </w:p>
    <w:p w14:paraId="6F339114" w14:textId="77777777" w:rsidR="004F71DB" w:rsidRPr="004F71DB" w:rsidRDefault="004F71DB" w:rsidP="004F71DB">
      <w:r>
        <w:t>The Board shall review the policy periodically and revise it when applicable law or SGO requirements change.</w:t>
      </w:r>
    </w:p>
    <w:p w14:paraId="285199D0" w14:textId="77777777" w:rsidR="004F71DB" w:rsidRPr="004F71DB" w:rsidRDefault="004F71DB" w:rsidP="004F71DB">
      <w:pPr>
        <w:rPr>
          <w:b/>
          <w:bCs/>
        </w:rPr>
      </w:pPr>
      <w:r>
        <w:rPr>
          <w:b/>
          <w:bCs/>
        </w:rPr>
        <w:t>Section 8.2. Eligible Schools</w:t>
      </w:r>
    </w:p>
    <w:p w14:paraId="5D86899E" w14:textId="77777777" w:rsidR="004F71DB" w:rsidRPr="004F71DB" w:rsidRDefault="004F71DB" w:rsidP="004F71DB">
      <w:r>
        <w:t>TENNISSA intends to support eligible students attending qualifying Islamic K–12 schools throughout Tennessee.</w:t>
      </w:r>
    </w:p>
    <w:p w14:paraId="0D5A5010" w14:textId="77777777" w:rsidR="004F71DB" w:rsidRPr="004F71DB" w:rsidRDefault="004F71DB" w:rsidP="004F71DB">
      <w:r>
        <w:t>A participating school must meet the applicable accreditation, educational, legal, and program requirements established by the Board and relevant authorities.</w:t>
      </w:r>
    </w:p>
    <w:p w14:paraId="5CBE2B3C" w14:textId="77777777" w:rsidR="004F71DB" w:rsidRPr="004F71DB" w:rsidRDefault="004F71DB" w:rsidP="004F71DB">
      <w:r>
        <w:t>No school shall be entitled to scholarship funding solely because it is affiliated with a director, founder, donor, masjid, or other organization.</w:t>
      </w:r>
    </w:p>
    <w:p w14:paraId="068D8A32" w14:textId="77777777" w:rsidR="004F71DB" w:rsidRPr="004F71DB" w:rsidRDefault="004F71DB" w:rsidP="004F71DB">
      <w:pPr>
        <w:rPr>
          <w:b/>
          <w:bCs/>
        </w:rPr>
      </w:pPr>
      <w:r>
        <w:rPr>
          <w:b/>
          <w:bCs/>
        </w:rPr>
        <w:t>Section 8.3. Student Eligibility</w:t>
      </w:r>
    </w:p>
    <w:p w14:paraId="7EFB5B21" w14:textId="77777777" w:rsidR="004F71DB" w:rsidRPr="004F71DB" w:rsidRDefault="004F71DB" w:rsidP="004F71DB">
      <w:r>
        <w:t>Scholarships shall be awarded only to students who satisfy applicable program requirements and the Corporation's written eligibility criteria.</w:t>
      </w:r>
    </w:p>
    <w:p w14:paraId="0BE3FF52" w14:textId="77777777" w:rsidR="004F71DB" w:rsidRPr="004F71DB" w:rsidRDefault="004F71DB" w:rsidP="004F71DB">
      <w:r>
        <w:lastRenderedPageBreak/>
        <w:t>The Corporation may consider financial need and other lawful criteria consistent with its charitable mission and applicable SGO requirements.</w:t>
      </w:r>
    </w:p>
    <w:p w14:paraId="44C6A9DB" w14:textId="77777777" w:rsidR="004F71DB" w:rsidRPr="004F71DB" w:rsidRDefault="004F71DB" w:rsidP="004F71DB">
      <w:r>
        <w:t>No student or family shall have a guaranteed entitlement to an award.</w:t>
      </w:r>
    </w:p>
    <w:p w14:paraId="146F11D3" w14:textId="77777777" w:rsidR="004F71DB" w:rsidRPr="004F71DB" w:rsidRDefault="004F71DB" w:rsidP="004F71DB">
      <w:pPr>
        <w:rPr>
          <w:b/>
          <w:bCs/>
        </w:rPr>
      </w:pPr>
      <w:r>
        <w:rPr>
          <w:b/>
          <w:bCs/>
        </w:rPr>
        <w:t>Section 8.4. Scholarship Selection Committee</w:t>
      </w:r>
    </w:p>
    <w:p w14:paraId="040B8846" w14:textId="77777777" w:rsidR="004F71DB" w:rsidRPr="004F71DB" w:rsidRDefault="004F71DB" w:rsidP="004F71DB">
      <w:r>
        <w:t>The Board may establish a Scholarship Selection Committee consisting of qualified individuals appointed by the Board.</w:t>
      </w:r>
    </w:p>
    <w:p w14:paraId="497796E2" w14:textId="77777777" w:rsidR="004F71DB" w:rsidRPr="004F71DB" w:rsidRDefault="004F71DB" w:rsidP="004F71DB">
      <w:r>
        <w:t>The committee shall apply the written scholarship policy consistently, document its decisions, protect applicant confidentiality, and report its activities to the Board.</w:t>
      </w:r>
    </w:p>
    <w:p w14:paraId="0BE43173" w14:textId="77777777" w:rsidR="004F71DB" w:rsidRPr="004F71DB" w:rsidRDefault="004F71DB" w:rsidP="004F71DB">
      <w:r>
        <w:t>Committee members shall disclose conflicts of interest and recuse themselves when required by policy or law.</w:t>
      </w:r>
    </w:p>
    <w:p w14:paraId="4C49B7FB" w14:textId="77777777" w:rsidR="004F71DB" w:rsidRPr="004F71DB" w:rsidRDefault="004F71DB" w:rsidP="004F71DB">
      <w:r>
        <w:t>The Board shall approve a written committee charter defining the committee's authority and reporting responsibilities.</w:t>
      </w:r>
    </w:p>
    <w:p w14:paraId="432402A8" w14:textId="77777777" w:rsidR="004F71DB" w:rsidRPr="004F71DB" w:rsidRDefault="004F71DB" w:rsidP="004F71DB">
      <w:pPr>
        <w:rPr>
          <w:b/>
          <w:bCs/>
        </w:rPr>
      </w:pPr>
      <w:r>
        <w:rPr>
          <w:b/>
          <w:bCs/>
        </w:rPr>
        <w:t>Section 8.5. Independent Award Decisions</w:t>
      </w:r>
    </w:p>
    <w:p w14:paraId="5786C524" w14:textId="77777777" w:rsidR="004F71DB" w:rsidRPr="004F71DB" w:rsidRDefault="004F71DB" w:rsidP="004F71DB">
      <w:r>
        <w:t>Scholarship awards shall be determined through the Corporation's approved procedures.</w:t>
      </w:r>
    </w:p>
    <w:p w14:paraId="6845D54F" w14:textId="77777777" w:rsidR="004F71DB" w:rsidRPr="004F71DB" w:rsidRDefault="004F71DB" w:rsidP="004F71DB">
      <w:r>
        <w:t>Donors, founders, directors, school administrators, and other individuals shall not direct awards outside their authorized roles or obtain an improper private benefit.</w:t>
      </w:r>
    </w:p>
    <w:p w14:paraId="5A1532BB" w14:textId="77777777" w:rsidR="004F71DB" w:rsidRPr="004F71DB" w:rsidRDefault="004F71DB" w:rsidP="004F71DB">
      <w:r>
        <w:t>The Corporation shall not accept contributions under arrangements that impermissibly earmark charitable funds for identified individuals or families.</w:t>
      </w:r>
    </w:p>
    <w:p w14:paraId="7A481383" w14:textId="77777777" w:rsidR="004F71DB" w:rsidRPr="004F71DB" w:rsidRDefault="004F71DB" w:rsidP="004F71DB">
      <w:pPr>
        <w:rPr>
          <w:b/>
          <w:bCs/>
        </w:rPr>
      </w:pPr>
      <w:r>
        <w:rPr>
          <w:b/>
          <w:bCs/>
        </w:rPr>
        <w:t>Section 8.6. Related Parties</w:t>
      </w:r>
    </w:p>
    <w:p w14:paraId="3A2171CA" w14:textId="77777777" w:rsidR="004F71DB" w:rsidRPr="004F71DB" w:rsidRDefault="004F71DB" w:rsidP="004F71DB">
      <w:r>
        <w:t>The Corporation shall maintain safeguards to prevent improper scholarship benefits to directors, officers, founders, substantial contributors, committee members, or related persons.</w:t>
      </w:r>
    </w:p>
    <w:p w14:paraId="30172D1F" w14:textId="77777777" w:rsidR="004F71DB" w:rsidRPr="004F71DB" w:rsidRDefault="004F71DB" w:rsidP="004F71DB">
      <w:r>
        <w:t>Any proposed award involving a related party shall be reviewed under the conflict-of-interest policy and applicable legal requirements.</w:t>
      </w:r>
    </w:p>
    <w:p w14:paraId="042AD6D5" w14:textId="77777777" w:rsidR="004F71DB" w:rsidRPr="004F71DB" w:rsidRDefault="004F71DB" w:rsidP="004F71DB">
      <w:pPr>
        <w:rPr>
          <w:b/>
          <w:bCs/>
        </w:rPr>
      </w:pPr>
      <w:r>
        <w:rPr>
          <w:b/>
          <w:bCs/>
        </w:rPr>
        <w:t>Section 8.7. Award Administration</w:t>
      </w:r>
    </w:p>
    <w:p w14:paraId="7A805150" w14:textId="77777777" w:rsidR="004F71DB" w:rsidRPr="004F71DB" w:rsidRDefault="004F71DB" w:rsidP="004F71DB">
      <w:r>
        <w:t>Scholarship funds shall be disbursed and monitored in accordance with the approved scholarship policy and applicable SGO requirements.</w:t>
      </w:r>
    </w:p>
    <w:p w14:paraId="27BC6326" w14:textId="77777777" w:rsidR="004F71DB" w:rsidRPr="004F71DB" w:rsidRDefault="004F71DB" w:rsidP="004F71DB">
      <w:r>
        <w:t>The Corporation shall retain records sufficient to establish student eligibility, award decisions, payment amounts, permitted uses, and compliance.</w:t>
      </w:r>
    </w:p>
    <w:p w14:paraId="013470AA" w14:textId="77777777" w:rsidR="004F71DB" w:rsidRPr="004F71DB" w:rsidRDefault="004F71DB" w:rsidP="004F71DB">
      <w:pPr>
        <w:rPr>
          <w:b/>
          <w:bCs/>
        </w:rPr>
      </w:pPr>
      <w:r>
        <w:rPr>
          <w:b/>
          <w:bCs/>
        </w:rPr>
        <w:t>Section 8.8. Complaints and Appeals</w:t>
      </w:r>
    </w:p>
    <w:p w14:paraId="53D2E4A7" w14:textId="77777777" w:rsidR="004F71DB" w:rsidRPr="004F71DB" w:rsidRDefault="004F71DB" w:rsidP="004F71DB">
      <w:r>
        <w:lastRenderedPageBreak/>
        <w:t>The Board shall establish written procedures for complaints, requests for reconsideration, suspected fraud, and allegations of improper scholarship administration.</w:t>
      </w:r>
    </w:p>
    <w:p w14:paraId="5C9AABAA" w14:textId="77777777" w:rsidR="004F71DB" w:rsidRPr="004F71DB" w:rsidRDefault="004F71DB" w:rsidP="004F71DB">
      <w:r>
        <w:t>Where practicable, an appeal shall be reviewed by a person or committee not responsible for the original decision.</w:t>
      </w:r>
    </w:p>
    <w:p w14:paraId="34B88BA0" w14:textId="77777777" w:rsidR="004F71DB" w:rsidRPr="004F71DB" w:rsidRDefault="004F71DB" w:rsidP="004F71DB">
      <w:pPr>
        <w:rPr>
          <w:b/>
          <w:bCs/>
        </w:rPr>
      </w:pPr>
      <w:r>
        <w:rPr>
          <w:b/>
          <w:bCs/>
        </w:rPr>
        <w:t>ARTICLE IX — FINANCIAL MANAGEMENT AND STEWARDSHIP</w:t>
      </w:r>
    </w:p>
    <w:p w14:paraId="26D13E10" w14:textId="77777777" w:rsidR="004F71DB" w:rsidRPr="004F71DB" w:rsidRDefault="004F71DB" w:rsidP="004F71DB">
      <w:pPr>
        <w:rPr>
          <w:b/>
          <w:bCs/>
        </w:rPr>
      </w:pPr>
      <w:r>
        <w:rPr>
          <w:b/>
          <w:bCs/>
        </w:rPr>
        <w:t>Section 9.1. Use of Funds</w:t>
      </w:r>
    </w:p>
    <w:p w14:paraId="4446A37C" w14:textId="77777777" w:rsidR="004F71DB" w:rsidRPr="004F71DB" w:rsidRDefault="004F71DB" w:rsidP="004F71DB">
      <w:r>
        <w:t>All funds and assets shall be used exclusively to further the Corporation's charitable and educational purposes, subject to applicable law and lawful donor restrictions.</w:t>
      </w:r>
    </w:p>
    <w:p w14:paraId="64FAA44F" w14:textId="77777777" w:rsidR="004F71DB" w:rsidRPr="004F71DB" w:rsidRDefault="004F71DB" w:rsidP="004F71DB">
      <w:r>
        <w:t>No individual shall have an ownership interest in the Corporation's assets.</w:t>
      </w:r>
    </w:p>
    <w:p w14:paraId="7E7E69D9" w14:textId="77777777" w:rsidR="004F71DB" w:rsidRPr="004F71DB" w:rsidRDefault="004F71DB" w:rsidP="004F71DB">
      <w:pPr>
        <w:rPr>
          <w:b/>
          <w:bCs/>
        </w:rPr>
      </w:pPr>
      <w:r>
        <w:rPr>
          <w:b/>
          <w:bCs/>
        </w:rPr>
        <w:t>Section 9.2. Annual Budget</w:t>
      </w:r>
    </w:p>
    <w:p w14:paraId="52AFB366" w14:textId="77777777" w:rsidR="004F71DB" w:rsidRPr="004F71DB" w:rsidRDefault="004F71DB" w:rsidP="004F71DB">
      <w:r>
        <w:t>The Board shall approve an annual budget and periodically review financial performance.</w:t>
      </w:r>
    </w:p>
    <w:p w14:paraId="39823CC7" w14:textId="77777777" w:rsidR="004F71DB" w:rsidRPr="004F71DB" w:rsidRDefault="004F71DB" w:rsidP="004F71DB">
      <w:r>
        <w:t>Material departures from the approved budget shall be reported to the Board and handled in accordance with approved financial controls.</w:t>
      </w:r>
    </w:p>
    <w:p w14:paraId="54626746" w14:textId="77777777" w:rsidR="004F71DB" w:rsidRPr="004F71DB" w:rsidRDefault="004F71DB" w:rsidP="004F71DB">
      <w:pPr>
        <w:rPr>
          <w:b/>
          <w:bCs/>
        </w:rPr>
      </w:pPr>
      <w:r>
        <w:rPr>
          <w:b/>
          <w:bCs/>
        </w:rPr>
        <w:t>Section 9.3. Accounting and Fund Segregation</w:t>
      </w:r>
    </w:p>
    <w:p w14:paraId="5E20BF1F" w14:textId="77777777" w:rsidR="004F71DB" w:rsidRPr="004F71DB" w:rsidRDefault="004F71DB" w:rsidP="004F71DB">
      <w:r>
        <w:t>The Corporation shall maintain accurate books and records using an accounting method appropriate to its operations and reporting obligations.</w:t>
      </w:r>
    </w:p>
    <w:p w14:paraId="2950E82C" w14:textId="77777777" w:rsidR="004F71DB" w:rsidRPr="004F71DB" w:rsidRDefault="004F71DB" w:rsidP="004F71DB">
      <w:r>
        <w:t>Qualified contributions subject to federal SGO segregation requirements shall be maintained in separate accounts as required by applicable law and shall not be commingled in a manner prohibited by law.</w:t>
      </w:r>
    </w:p>
    <w:p w14:paraId="1FE7A6A5" w14:textId="77777777" w:rsidR="004F71DB" w:rsidRPr="004F71DB" w:rsidRDefault="004F71DB" w:rsidP="004F71DB">
      <w:r>
        <w:t>Accounting procedures shall track contributions, scholarships, administrative expenses, restricted funds, and other program funds.</w:t>
      </w:r>
    </w:p>
    <w:p w14:paraId="14F0C66F" w14:textId="77777777" w:rsidR="004F71DB" w:rsidRPr="004F71DB" w:rsidRDefault="004F71DB" w:rsidP="004F71DB">
      <w:pPr>
        <w:rPr>
          <w:b/>
          <w:bCs/>
        </w:rPr>
      </w:pPr>
      <w:r>
        <w:rPr>
          <w:b/>
          <w:bCs/>
        </w:rPr>
        <w:t>Section 9.4. Banking and Disbursements</w:t>
      </w:r>
    </w:p>
    <w:p w14:paraId="73F95687" w14:textId="77777777" w:rsidR="004F71DB" w:rsidRPr="004F71DB" w:rsidRDefault="004F71DB" w:rsidP="004F71DB">
      <w:r>
        <w:t>The Board shall designate authorized bank signatories and establish written approval procedures for payments, transfers, reimbursements, and other financial transactions.</w:t>
      </w:r>
    </w:p>
    <w:p w14:paraId="3F7980D0" w14:textId="77777777" w:rsidR="004F71DB" w:rsidRPr="004F71DB" w:rsidRDefault="004F71DB" w:rsidP="004F71DB">
      <w:r>
        <w:t xml:space="preserve">Appropriate separation of duties shall be maintained to the extent practicable.</w:t>
      </w:r>
    </w:p>
    <w:p w14:paraId="334F8A7F" w14:textId="77777777" w:rsidR="004F71DB" w:rsidRPr="004F71DB" w:rsidRDefault="004F71DB" w:rsidP="004F71DB">
      <w:r>
        <w:t xml:space="preserve">No individual shall have unrestricted authority over all financial functions solely by virtue of </w:t>
      </w:r>
      <w:del w:id="9051" w:author="Claude" w:date="2026-10-28T00:00:00Z">
        <w:r>
          <w:delText xml:space="preserve">being the founder,</w:delText>
        </w:r>
      </w:del>
      <w:ins w:id="9052" w:author="Claude" w:date="2026-10-28T00:00:00Z">
        <w:r>
          <w:t xml:space="preserve">being a Founding Director,</w:t>
        </w:r>
      </w:ins>
      <w:r>
        <w:t xml:space="preserve"> Executive Director, President, or Treasurer.</w:t>
      </w:r>
    </w:p>
    <w:p w14:paraId="0D81094D" w14:textId="77777777" w:rsidR="004F71DB" w:rsidRPr="004F71DB" w:rsidRDefault="004F71DB" w:rsidP="004F71DB">
      <w:pPr>
        <w:rPr>
          <w:b/>
          <w:bCs/>
        </w:rPr>
      </w:pPr>
      <w:r>
        <w:rPr>
          <w:b/>
          <w:bCs/>
        </w:rPr>
        <w:t>Section 9.5. Restricted Donations</w:t>
      </w:r>
    </w:p>
    <w:p w14:paraId="2A4E7650" w14:textId="77777777" w:rsidR="004F71DB" w:rsidRPr="004F71DB" w:rsidRDefault="004F71DB" w:rsidP="004F71DB">
      <w:r>
        <w:lastRenderedPageBreak/>
        <w:t>The Corporation may accept restricted gifts when the restrictions are consistent with its charitable purposes and legal obligations.</w:t>
      </w:r>
    </w:p>
    <w:p w14:paraId="1F1D9C67" w14:textId="77777777" w:rsidR="004F71DB" w:rsidRPr="004F71DB" w:rsidRDefault="004F71DB" w:rsidP="004F71DB">
      <w:r>
        <w:t>The Board may decline a gift whose conditions compromise the Corporation's independence, violate applicable law, or improperly direct a scholarship to a particular individual.</w:t>
      </w:r>
    </w:p>
    <w:p w14:paraId="4E05DDE1" w14:textId="77777777" w:rsidR="004F71DB" w:rsidRPr="004F71DB" w:rsidRDefault="004F71DB" w:rsidP="004F71DB">
      <w:pPr>
        <w:rPr>
          <w:b/>
          <w:bCs/>
        </w:rPr>
      </w:pPr>
      <w:r>
        <w:rPr>
          <w:b/>
          <w:bCs/>
        </w:rPr>
        <w:t>Section 9.6. Financial Review</w:t>
      </w:r>
    </w:p>
    <w:p w14:paraId="521DDEFF" w14:textId="77777777" w:rsidR="004F71DB" w:rsidRPr="004F71DB" w:rsidRDefault="004F71DB" w:rsidP="004F71DB">
      <w:r>
        <w:t>The Board shall periodically review financial statements and determine whether an independent audit, review, or other external examination is appropriate or required.</w:t>
      </w:r>
    </w:p>
    <w:p w14:paraId="5F00C9CE" w14:textId="77777777" w:rsidR="004F71DB" w:rsidRPr="004F71DB" w:rsidRDefault="004F71DB" w:rsidP="004F71DB">
      <w:r>
        <w:t>The Corporation shall complete required federal and state filings and SGO reports.</w:t>
      </w:r>
    </w:p>
    <w:p w14:paraId="3C4AD6A0" w14:textId="77777777" w:rsidR="004F71DB" w:rsidRPr="004F71DB" w:rsidRDefault="004F71DB" w:rsidP="004F71DB">
      <w:pPr>
        <w:rPr>
          <w:b/>
          <w:bCs/>
        </w:rPr>
      </w:pPr>
      <w:r>
        <w:rPr>
          <w:b/>
          <w:bCs/>
        </w:rPr>
        <w:t>Section 9.7. SGO Spending Requirements</w:t>
      </w:r>
    </w:p>
    <w:p w14:paraId="1E189C75" w14:textId="77777777" w:rsidR="004F71DB" w:rsidRPr="004F71DB" w:rsidRDefault="004F71DB" w:rsidP="004F71DB">
      <w:r>
        <w:t>The Corporation shall comply with applicable requirements governing scholarship expenditures, permitted administrative costs, contribution segregation, recipient eligibility, and financial reporting.</w:t>
      </w:r>
    </w:p>
    <w:p w14:paraId="3136F04C" w14:textId="77777777" w:rsidR="004F71DB" w:rsidRPr="004F71DB" w:rsidRDefault="004F71DB" w:rsidP="004F71DB">
      <w:r>
        <w:t>The Board shall adopt financial controls designed to support compliance with applicable scholarship spending requirements, including the federal 90% rule where applicable.</w:t>
      </w:r>
    </w:p>
    <w:p w14:paraId="23AD6B81" w14:textId="77777777" w:rsidR="004F71DB" w:rsidRPr="004F71DB" w:rsidRDefault="004F71DB" w:rsidP="004F71DB">
      <w:pPr>
        <w:rPr>
          <w:b/>
          <w:bCs/>
        </w:rPr>
      </w:pPr>
      <w:r>
        <w:rPr>
          <w:b/>
          <w:bCs/>
        </w:rPr>
        <w:t>Section 9.8. Executive Financial Reporting</w:t>
      </w:r>
    </w:p>
    <w:p w14:paraId="4F01E9D0" w14:textId="77777777" w:rsidR="004F71DB" w:rsidRPr="004F71DB" w:rsidRDefault="004F71DB" w:rsidP="004F71DB">
      <w:r>
        <w:t>The Executive Director shall provide regular financial and operational reports to the Board.</w:t>
      </w:r>
    </w:p>
    <w:p w14:paraId="1773A203" w14:textId="77777777" w:rsidR="004F71DB" w:rsidRPr="004F71DB" w:rsidRDefault="004F71DB" w:rsidP="004F71DB">
      <w:r>
        <w:t>The Treasurer shall review financial statements and material variances, and the Board shall ensure that financial oversight is not delegated exclusively to the Executive Director.</w:t>
      </w:r>
    </w:p>
    <w:p w14:paraId="4A1B1193" w14:textId="77777777" w:rsidR="004F71DB" w:rsidRPr="004F71DB" w:rsidRDefault="004F71DB" w:rsidP="004F71DB">
      <w:pPr>
        <w:rPr>
          <w:b/>
          <w:bCs/>
        </w:rPr>
      </w:pPr>
      <w:r>
        <w:rPr>
          <w:b/>
          <w:bCs/>
        </w:rPr>
        <w:t>ARTICLE X — COMMITTEES AND ADVISERS</w:t>
      </w:r>
    </w:p>
    <w:p w14:paraId="0B7E0EFF" w14:textId="77777777" w:rsidR="004F71DB" w:rsidRPr="004F71DB" w:rsidRDefault="004F71DB" w:rsidP="004F71DB">
      <w:pPr>
        <w:rPr>
          <w:b/>
          <w:bCs/>
        </w:rPr>
      </w:pPr>
      <w:r>
        <w:rPr>
          <w:b/>
          <w:bCs/>
        </w:rPr>
        <w:t>Section 10.1. Committees</w:t>
      </w:r>
    </w:p>
    <w:p w14:paraId="7E11F0E6" w14:textId="77777777" w:rsidR="004F71DB" w:rsidRPr="004F71DB" w:rsidRDefault="004F71DB" w:rsidP="004F71DB">
      <w:r>
        <w:t>The Board may establish committees, including:</w:t>
      </w:r>
    </w:p>
    <w:p w14:paraId="1153A477" w14:textId="77777777" w:rsidR="004F71DB" w:rsidRPr="004F71DB" w:rsidRDefault="004F71DB" w:rsidP="004F71DB">
      <w:pPr>
        <w:numPr>
          <w:ilvl w:val="0"/>
          <w:numId w:val="9"/>
        </w:numPr>
      </w:pPr>
      <w:r>
        <w:t>Scholarship Selection Committee.</w:t>
      </w:r>
    </w:p>
    <w:p w14:paraId="50D914EA" w14:textId="77777777" w:rsidR="004F71DB" w:rsidRPr="004F71DB" w:rsidRDefault="004F71DB" w:rsidP="004F71DB">
      <w:pPr>
        <w:numPr>
          <w:ilvl w:val="0"/>
          <w:numId w:val="9"/>
        </w:numPr>
      </w:pPr>
      <w:r>
        <w:t>Finance and Compliance Committee.</w:t>
      </w:r>
    </w:p>
    <w:p w14:paraId="33042AE0" w14:textId="77777777" w:rsidR="004F71DB" w:rsidRPr="004F71DB" w:rsidRDefault="004F71DB" w:rsidP="004F71DB">
      <w:pPr>
        <w:numPr>
          <w:ilvl w:val="0"/>
          <w:numId w:val="9"/>
        </w:numPr>
      </w:pPr>
      <w:r>
        <w:t>Governance and Nominating Committee.</w:t>
      </w:r>
    </w:p>
    <w:p w14:paraId="41EDB35C" w14:textId="77777777" w:rsidR="004F71DB" w:rsidRPr="004F71DB" w:rsidRDefault="004F71DB" w:rsidP="004F71DB">
      <w:pPr>
        <w:numPr>
          <w:ilvl w:val="0"/>
          <w:numId w:val="9"/>
        </w:numPr>
      </w:pPr>
      <w:r>
        <w:t>Fundraising and Community Engagement Committee.</w:t>
      </w:r>
    </w:p>
    <w:p w14:paraId="57069E0C" w14:textId="77777777" w:rsidR="004F71DB" w:rsidRPr="004F71DB" w:rsidRDefault="004F71DB" w:rsidP="004F71DB">
      <w:pPr>
        <w:numPr>
          <w:ilvl w:val="0"/>
          <w:numId w:val="9"/>
        </w:numPr>
      </w:pPr>
      <w:r>
        <w:t>Islamic Education Advisory Committee.</w:t>
      </w:r>
    </w:p>
    <w:p w14:paraId="33EA1318" w14:textId="77777777" w:rsidR="004F71DB" w:rsidRPr="004F71DB" w:rsidRDefault="004F71DB" w:rsidP="004F71DB">
      <w:r>
        <w:t>The Board shall define each committee's membership, responsibilities, authority, and reporting obligations in writing.</w:t>
      </w:r>
    </w:p>
    <w:p w14:paraId="35EB464D" w14:textId="77777777" w:rsidR="004F71DB" w:rsidRPr="004F71DB" w:rsidRDefault="004F71DB" w:rsidP="004F71DB">
      <w:pPr>
        <w:rPr>
          <w:b/>
          <w:bCs/>
        </w:rPr>
      </w:pPr>
      <w:r>
        <w:rPr>
          <w:b/>
          <w:bCs/>
        </w:rPr>
        <w:lastRenderedPageBreak/>
        <w:t>Section 10.2. Committee Authority</w:t>
      </w:r>
    </w:p>
    <w:p w14:paraId="1DF4D5DC" w14:textId="77777777" w:rsidR="004F71DB" w:rsidRPr="004F71DB" w:rsidRDefault="004F71DB" w:rsidP="004F71DB">
      <w:r>
        <w:t>No committee may exercise authority reserved to the full Board by law, the Articles of Incorporation, or these Bylaws.</w:t>
      </w:r>
    </w:p>
    <w:p w14:paraId="54BD2340" w14:textId="77777777" w:rsidR="004F71DB" w:rsidRPr="004F71DB" w:rsidRDefault="004F71DB" w:rsidP="004F71DB">
      <w:r>
        <w:t>The Board retains ultimate responsibility for governance, charitable assets, and regulatory compliance.</w:t>
      </w:r>
    </w:p>
    <w:p w14:paraId="76FE2F47" w14:textId="77777777" w:rsidR="004F71DB" w:rsidRPr="004F71DB" w:rsidRDefault="004F71DB" w:rsidP="004F71DB">
      <w:pPr>
        <w:rPr>
          <w:b/>
          <w:bCs/>
        </w:rPr>
      </w:pPr>
      <w:r>
        <w:rPr>
          <w:b/>
          <w:bCs/>
        </w:rPr>
        <w:t>Section 10.3. Islamic Education Advisers</w:t>
      </w:r>
    </w:p>
    <w:p w14:paraId="1068BF9E" w14:textId="77777777" w:rsidR="004F71DB" w:rsidRPr="004F71DB" w:rsidRDefault="004F71DB" w:rsidP="004F71DB">
      <w:r>
        <w:t>The Board may appoint Islamic scholars, educators, and school leaders as advisers.</w:t>
      </w:r>
    </w:p>
    <w:p w14:paraId="1D8BB797" w14:textId="77777777" w:rsidR="004F71DB" w:rsidRPr="004F71DB" w:rsidRDefault="004F71DB" w:rsidP="004F71DB">
      <w:r>
        <w:t>Unless separately appointed as directors, advisers shall have no vote on Board matters and no independent authority to direct charitable funds.</w:t>
      </w:r>
    </w:p>
    <w:p w14:paraId="140ECF42" w14:textId="77777777" w:rsidR="004F71DB" w:rsidRPr="004F71DB" w:rsidRDefault="004F71DB" w:rsidP="004F71DB">
      <w:pPr>
        <w:rPr>
          <w:b/>
          <w:bCs/>
        </w:rPr>
      </w:pPr>
      <w:r>
        <w:rPr>
          <w:b/>
          <w:bCs/>
        </w:rPr>
        <w:t>ARTICLE XI — CONFLICTS OF INTEREST AND ETHICAL CONDUCT</w:t>
      </w:r>
    </w:p>
    <w:p w14:paraId="1731E1AF" w14:textId="77777777" w:rsidR="004F71DB" w:rsidRPr="004F71DB" w:rsidRDefault="004F71DB" w:rsidP="004F71DB">
      <w:pPr>
        <w:rPr>
          <w:b/>
          <w:bCs/>
        </w:rPr>
      </w:pPr>
      <w:r>
        <w:rPr>
          <w:b/>
          <w:bCs/>
        </w:rPr>
        <w:t>Section 11.1. Written Policy</w:t>
      </w:r>
    </w:p>
    <w:p w14:paraId="6FABADB8" w14:textId="77777777" w:rsidR="004F71DB" w:rsidRPr="004F71DB" w:rsidRDefault="004F71DB" w:rsidP="004F71DB">
      <w:r>
        <w:t>The Corporation shall adopt and maintain a written conflict-of-interest policy applicable to directors, officers, executive personnel, committee members, and other designated individuals.</w:t>
      </w:r>
    </w:p>
    <w:p w14:paraId="2834600F" w14:textId="77777777" w:rsidR="004F71DB" w:rsidRPr="004F71DB" w:rsidRDefault="004F71DB" w:rsidP="004F71DB">
      <w:pPr>
        <w:rPr>
          <w:b/>
          <w:bCs/>
        </w:rPr>
      </w:pPr>
      <w:r>
        <w:rPr>
          <w:b/>
          <w:bCs/>
        </w:rPr>
        <w:t>Section 11.2. Disclosure and Recusal</w:t>
      </w:r>
    </w:p>
    <w:p w14:paraId="7C55EECC" w14:textId="77777777" w:rsidR="004F71DB" w:rsidRPr="004F71DB" w:rsidRDefault="004F71DB" w:rsidP="004F71DB">
      <w:r>
        <w:t>Covered individuals shall promptly disclose actual, potential, and perceived conflicts.</w:t>
      </w:r>
    </w:p>
    <w:p w14:paraId="07B6EFAA" w14:textId="77777777" w:rsidR="004F71DB" w:rsidRPr="004F71DB" w:rsidRDefault="004F71DB" w:rsidP="004F71DB">
      <w:r>
        <w:t xml:space="preserve">A person with a material conflict shall not participate in deliberation or voting except to provide factual information when requested. The minutes shall document the disclosure, recusal, and resulting action.</w:t>
      </w:r>
    </w:p>
    <w:p w14:paraId="10150170" w14:textId="77777777" w:rsidR="004F71DB" w:rsidRPr="004F71DB" w:rsidRDefault="004F71DB" w:rsidP="004F71DB">
      <w:pPr>
        <w:rPr>
          <w:b/>
          <w:bCs/>
        </w:rPr>
      </w:pPr>
      <w:r>
        <w:rPr>
          <w:b/>
          <w:bCs/>
        </w:rPr>
        <w:t>Section 11.3. Related-Party Transactions</w:t>
      </w:r>
    </w:p>
    <w:p w14:paraId="10E4CD67" w14:textId="77777777" w:rsidR="004F71DB" w:rsidRPr="004F71DB" w:rsidRDefault="004F71DB" w:rsidP="004F71DB">
      <w:r>
        <w:t>A related-party transaction may be approved only when permitted by law, in the Corporation's best interests, supported by appropriate information, and approved by disinterested decision-makers under the conflict-of-interest policy.</w:t>
      </w:r>
    </w:p>
    <w:p w14:paraId="34A8A63C" w14:textId="77777777" w:rsidR="004F71DB" w:rsidRPr="004F71DB" w:rsidRDefault="004F71DB" w:rsidP="004F71DB">
      <w:r>
        <w:t xml:space="preserve">The Corporation shall not enter into transactions resulting in impermissible private inurement or private benefit.</w:t>
      </w:r>
    </w:p>
    <w:p w14:paraId="44FE2004" w14:textId="77777777" w:rsidR="004F71DB" w:rsidRPr="004F71DB" w:rsidRDefault="004F71DB" w:rsidP="004F71DB">
      <w:pPr>
        <w:rPr>
          <w:b/>
          <w:bCs/>
        </w:rPr>
      </w:pPr>
      <w:r>
        <w:rPr>
          <w:b/>
          <w:bCs/>
        </w:rPr>
        <w:t>Section 11.4. Annual Disclosure</w:t>
      </w:r>
    </w:p>
    <w:p w14:paraId="641F1996" w14:textId="77777777" w:rsidR="004F71DB" w:rsidRPr="004F71DB" w:rsidRDefault="004F71DB" w:rsidP="004F71DB">
      <w:r>
        <w:t>Directors, officers, executive personnel, and other designated individuals shall complete conflict-of-interest disclosures upon appointment and at least annually.</w:t>
      </w:r>
    </w:p>
    <w:p w14:paraId="18256B0F" w14:textId="77777777" w:rsidR="004F71DB" w:rsidRPr="004F71DB" w:rsidRDefault="004F71DB" w:rsidP="004F71DB">
      <w:pPr>
        <w:rPr>
          <w:b/>
          <w:bCs/>
        </w:rPr>
      </w:pPr>
      <w:r>
        <w:rPr>
          <w:b/>
          <w:bCs/>
        </w:rPr>
        <w:t>Section 11.5. Reporting Concerns</w:t>
      </w:r>
    </w:p>
    <w:p w14:paraId="6E88D093" w14:textId="77777777" w:rsidR="004F71DB" w:rsidRPr="004F71DB" w:rsidRDefault="004F71DB" w:rsidP="004F71DB">
      <w:r>
        <w:lastRenderedPageBreak/>
        <w:t>The Corporation shall establish a process for reporting suspected fraud, misuse of funds, improper scholarship awards, or violations of these Bylaws without retaliation against good-faith reporters.</w:t>
      </w:r>
    </w:p>
    <w:p w14:paraId="11B6851A" w14:textId="77777777" w:rsidR="004F71DB" w:rsidRPr="004F71DB" w:rsidRDefault="004F71DB" w:rsidP="004F71DB">
      <w:pPr>
        <w:rPr>
          <w:b/>
          <w:bCs/>
        </w:rPr>
      </w:pPr>
      <w:r>
        <w:rPr>
          <w:b/>
          <w:bCs/>
        </w:rPr>
        <w:t>ARTICLE XII — NONDISCRIMINATION, PRIVACY, AND RECORDS</w:t>
      </w:r>
    </w:p>
    <w:p w14:paraId="221CE6ED" w14:textId="77777777" w:rsidR="004F71DB" w:rsidRPr="004F71DB" w:rsidRDefault="004F71DB" w:rsidP="004F71DB">
      <w:pPr>
        <w:rPr>
          <w:b/>
          <w:bCs/>
        </w:rPr>
      </w:pPr>
      <w:r>
        <w:rPr>
          <w:b/>
          <w:bCs/>
        </w:rPr>
        <w:t>Section 12.1. Fair Administration</w:t>
      </w:r>
    </w:p>
    <w:p w14:paraId="49D3D994" w14:textId="77777777" w:rsidR="004F71DB" w:rsidRPr="004F71DB" w:rsidRDefault="004F71DB" w:rsidP="004F71DB">
      <w:r>
        <w:t>TENNISSA shall administer its charitable programs under written eligibility criteria and applicable law.</w:t>
      </w:r>
    </w:p>
    <w:p w14:paraId="5F4EE78B" w14:textId="77777777" w:rsidR="004F71DB" w:rsidRPr="004F71DB" w:rsidRDefault="004F71DB" w:rsidP="004F71DB">
      <w:r>
        <w:t>Its faith-based educational mission shall be respected while complying with legal requirements applicable to its tax-exempt status, scholarship program, participating schools, and funding sources.</w:t>
      </w:r>
    </w:p>
    <w:p w14:paraId="7115A519" w14:textId="77777777" w:rsidR="004F71DB" w:rsidRPr="004F71DB" w:rsidRDefault="004F71DB" w:rsidP="004F71DB">
      <w:pPr>
        <w:rPr>
          <w:b/>
          <w:bCs/>
        </w:rPr>
      </w:pPr>
      <w:r>
        <w:rPr>
          <w:b/>
          <w:bCs/>
        </w:rPr>
        <w:t>Section 12.2. Confidentiality</w:t>
      </w:r>
    </w:p>
    <w:p w14:paraId="666B959C" w14:textId="77777777" w:rsidR="004F71DB" w:rsidRPr="004F71DB" w:rsidRDefault="004F71DB" w:rsidP="004F71DB">
      <w:r>
        <w:t xml:space="preserve">The Corporation shall protect confidential applicant, family, donor, employee, and financial information.</w:t>
      </w:r>
    </w:p>
    <w:p w14:paraId="4857604E" w14:textId="77777777" w:rsidR="004F71DB" w:rsidRPr="004F71DB" w:rsidRDefault="004F71DB" w:rsidP="004F71DB">
      <w:r>
        <w:t xml:space="preserve">Access to sensitive records shall be limited to authorized persons with a legitimate need for the information.</w:t>
      </w:r>
    </w:p>
    <w:p w14:paraId="5B1679FC" w14:textId="77777777" w:rsidR="004F71DB" w:rsidRPr="004F71DB" w:rsidRDefault="004F71DB" w:rsidP="004F71DB">
      <w:pPr>
        <w:rPr>
          <w:b/>
          <w:bCs/>
        </w:rPr>
      </w:pPr>
      <w:r>
        <w:rPr>
          <w:b/>
          <w:bCs/>
        </w:rPr>
        <w:t>Section 12.3. Record Retention</w:t>
      </w:r>
    </w:p>
    <w:p w14:paraId="085296BC" w14:textId="77777777" w:rsidR="004F71DB" w:rsidRPr="004F71DB" w:rsidRDefault="004F71DB" w:rsidP="004F71DB">
      <w:r>
        <w:t>The Corporation shall maintain corporate, financial, scholarship, personnel, and regulatory records in accordance with applicable law and Board-approved policies.</w:t>
      </w:r>
    </w:p>
    <w:p w14:paraId="636D6A22" w14:textId="77777777" w:rsidR="004F71DB" w:rsidRPr="004F71DB" w:rsidRDefault="004F71DB" w:rsidP="004F71DB">
      <w:pPr>
        <w:rPr>
          <w:b/>
          <w:bCs/>
        </w:rPr>
      </w:pPr>
      <w:r>
        <w:rPr>
          <w:b/>
          <w:bCs/>
        </w:rPr>
        <w:t>Section 12.4. Public Disclosure</w:t>
      </w:r>
    </w:p>
    <w:p w14:paraId="778D9142" w14:textId="77777777" w:rsidR="004F71DB" w:rsidRPr="004F71DB" w:rsidRDefault="004F71DB" w:rsidP="004F71DB">
      <w:r>
        <w:t>The Corporation shall make available the documents and information required by federal and state law, including applicable IRS public-inspection requirements.</w:t>
      </w:r>
    </w:p>
    <w:p w14:paraId="0D0A9B4C" w14:textId="77777777" w:rsidR="004F71DB" w:rsidRPr="004F71DB" w:rsidRDefault="004F71DB" w:rsidP="004F71DB">
      <w:pPr>
        <w:rPr>
          <w:b/>
          <w:bCs/>
        </w:rPr>
      </w:pPr>
      <w:r>
        <w:rPr>
          <w:b/>
          <w:bCs/>
        </w:rPr>
        <w:t>ARTICLE XIII — INDEMNIFICATION AND INSURANCE</w:t>
      </w:r>
    </w:p>
    <w:p w14:paraId="6AF47212" w14:textId="77777777" w:rsidR="004F71DB" w:rsidRPr="004F71DB" w:rsidRDefault="004F71DB" w:rsidP="004F71DB">
      <w:pPr>
        <w:rPr>
          <w:b/>
          <w:bCs/>
        </w:rPr>
      </w:pPr>
      <w:r>
        <w:rPr>
          <w:b/>
          <w:bCs/>
        </w:rPr>
        <w:t>Section 13.1. Indemnification</w:t>
      </w:r>
    </w:p>
    <w:p w14:paraId="3EC916F9" w14:textId="77777777" w:rsidR="004F71DB" w:rsidRPr="004F71DB" w:rsidRDefault="004F71DB" w:rsidP="004F71DB">
      <w:r>
        <w:t>To the fullest extent permitted by Tennessee law, the Corporation may indemnify directors, officers, employees, and authorized agents against liabilities and expenses incurred in connection with their service, provided applicable legal standards are satisfied.</w:t>
      </w:r>
    </w:p>
    <w:p w14:paraId="438320CE" w14:textId="77777777" w:rsidR="004F71DB" w:rsidRPr="004F71DB" w:rsidRDefault="004F71DB" w:rsidP="004F71DB">
      <w:pPr>
        <w:rPr>
          <w:b/>
          <w:bCs/>
        </w:rPr>
      </w:pPr>
      <w:r>
        <w:rPr>
          <w:b/>
          <w:bCs/>
        </w:rPr>
        <w:t>Section 13.2. Insurance</w:t>
      </w:r>
    </w:p>
    <w:p w14:paraId="188E4A37" w14:textId="77777777" w:rsidR="004F71DB" w:rsidRPr="004F71DB" w:rsidRDefault="004F71DB" w:rsidP="004F71DB">
      <w:r>
        <w:t>The Corporation may obtain directors and officers liability insurance, general liability insurance, and other coverage appropriate to its activities and financial capacity.</w:t>
      </w:r>
    </w:p>
    <w:p w14:paraId="25C1EF7B" w14:textId="77777777" w:rsidR="004F71DB" w:rsidRPr="004F71DB" w:rsidRDefault="004F71DB" w:rsidP="004F71DB">
      <w:r>
        <w:t>Nothing in this Article authorizes indemnification or insurance coverage prohibited by law.</w:t>
      </w:r>
    </w:p>
    <w:p w14:paraId="1C0D10CF" w14:textId="77777777" w:rsidR="004F71DB" w:rsidRPr="004F71DB" w:rsidRDefault="004F71DB" w:rsidP="004F71DB">
      <w:pPr>
        <w:rPr>
          <w:b/>
          <w:bCs/>
        </w:rPr>
      </w:pPr>
      <w:r>
        <w:rPr>
          <w:b/>
          <w:bCs/>
        </w:rPr>
        <w:lastRenderedPageBreak/>
        <w:t>ARTICLE XIV — AMENDMENTS</w:t>
      </w:r>
    </w:p>
    <w:p w14:paraId="3C4AA7D8" w14:textId="77777777" w:rsidR="004F71DB" w:rsidRPr="004F71DB" w:rsidRDefault="004F71DB" w:rsidP="004F71DB">
      <w:pPr>
        <w:rPr>
          <w:b/>
          <w:bCs/>
        </w:rPr>
      </w:pPr>
      <w:r>
        <w:rPr>
          <w:b/>
          <w:bCs/>
        </w:rPr>
        <w:t>Section 14.1. Amendment Authority</w:t>
      </w:r>
    </w:p>
    <w:p w14:paraId="1715F0B9" w14:textId="77777777" w:rsidR="004F71DB" w:rsidRPr="004F71DB" w:rsidRDefault="004F71DB" w:rsidP="004F71DB">
      <w:r>
        <w:t xml:space="preserve">These Bylaws may be amended, repealed, or replaced by a two-thirds vote of the directors then in office, provided that notice of the proposed amendment is given to all directors at least seven days before the meeting.</w:t>
      </w:r>
      <w:ins w:id="9053" w:author="Claude" w:date="2026-10-28T00:00:00Z">
        <w:r>
          <w:t xml:space="preserve"> Notwithstanding the foregoing, an amendment described in Section 4.4 shall not be effective without the written consent of each affected Founding Director.</w:t>
        </w:r>
      </w:ins>
    </w:p>
    <w:p w14:paraId="3FC0A839" w14:textId="77777777" w:rsidR="004F71DB" w:rsidRPr="004F71DB" w:rsidRDefault="004F71DB" w:rsidP="004F71DB">
      <w:r>
        <w:t>Amendments shall comply with applicable Tennessee law and the Articles of Incorporation.</w:t>
      </w:r>
    </w:p>
    <w:p w14:paraId="5D026354" w14:textId="77777777" w:rsidR="004F71DB" w:rsidRPr="004F71DB" w:rsidRDefault="004F71DB" w:rsidP="004F71DB">
      <w:pPr>
        <w:rPr>
          <w:b/>
          <w:bCs/>
        </w:rPr>
      </w:pPr>
      <w:r>
        <w:rPr>
          <w:b/>
          <w:bCs/>
        </w:rPr>
        <w:t>Section 14.2. Protection of Charitable Mission</w:t>
      </w:r>
    </w:p>
    <w:p w14:paraId="3FA97870" w14:textId="77777777" w:rsidR="004F71DB" w:rsidRPr="004F71DB" w:rsidRDefault="004F71DB" w:rsidP="004F71DB">
      <w:r>
        <w:t>No amendment may authorize an activity inconsistent with the Corporation's charitable purposes, Section 501(c)(3), or applicable SGO requirements.</w:t>
      </w:r>
    </w:p>
    <w:p w14:paraId="637E423E" w14:textId="77777777" w:rsidR="004F71DB" w:rsidRPr="004F71DB" w:rsidRDefault="004F71DB" w:rsidP="004F71DB">
      <w:r>
        <w:t xml:space="preserve">The Board shall obtain legal or tax advice before adopting amendments materially affecting the Corporation's faith-based identity, </w:t>
      </w:r>
      <w:del w:id="9054" w:author="Claude" w:date="2026-10-28T00:00:00Z">
        <w:r>
          <w:delText xml:space="preserve">founder governance</w:delText>
        </w:r>
      </w:del>
      <w:ins w:id="9055" w:author="Claude" w:date="2026-10-28T00:00:00Z">
        <w:r>
          <w:t xml:space="preserve">Founding Director governance</w:t>
        </w:r>
      </w:ins>
      <w:r>
        <w:t xml:space="preserve">, executive management, scholarship eligibility, or tax-exempt status.</w:t>
      </w:r>
    </w:p>
    <w:p w14:paraId="7DC03164" w14:textId="77777777" w:rsidR="004F71DB" w:rsidRPr="004F71DB" w:rsidRDefault="004F71DB" w:rsidP="004F71DB">
      <w:pPr>
        <w:rPr>
          <w:b/>
          <w:bCs/>
        </w:rPr>
      </w:pPr>
      <w:r>
        <w:rPr>
          <w:b/>
          <w:bCs/>
        </w:rPr>
        <w:t>ARTICLE XV — DISSOLUTION</w:t>
      </w:r>
    </w:p>
    <w:p w14:paraId="5133C69C" w14:textId="77777777" w:rsidR="004F71DB" w:rsidRPr="004F71DB" w:rsidRDefault="004F71DB" w:rsidP="004F71DB">
      <w:pPr>
        <w:rPr>
          <w:b/>
          <w:bCs/>
        </w:rPr>
      </w:pPr>
      <w:r>
        <w:rPr>
          <w:b/>
          <w:bCs/>
        </w:rPr>
        <w:t>Section 15.1. Dissolution</w:t>
      </w:r>
    </w:p>
    <w:p w14:paraId="4A571D1F" w14:textId="77777777" w:rsidR="004F71DB" w:rsidRPr="004F71DB" w:rsidRDefault="004F71DB" w:rsidP="004F71DB">
      <w:r>
        <w:t>The Corporation may be dissolved only in accordance with its Articles of Incorporation and applicable Tennessee law.</w:t>
      </w:r>
    </w:p>
    <w:p w14:paraId="0B050EEC" w14:textId="77777777" w:rsidR="004F71DB" w:rsidRPr="004F71DB" w:rsidRDefault="004F71DB" w:rsidP="004F71DB">
      <w:pPr>
        <w:rPr>
          <w:b/>
          <w:bCs/>
        </w:rPr>
      </w:pPr>
      <w:r>
        <w:rPr>
          <w:b/>
          <w:bCs/>
        </w:rPr>
        <w:t>Section 15.2. Distribution of Assets</w:t>
      </w:r>
    </w:p>
    <w:p w14:paraId="5C1A3359" w14:textId="77777777" w:rsidR="004F71DB" w:rsidRPr="004F71DB" w:rsidRDefault="004F71DB" w:rsidP="004F71DB">
      <w:r>
        <w:t>Upon dissolution, the Corporation's assets shall be distributed exclusively for one or more purposes described in Section 501(c)(3) of the Internal Revenue Code, or to the federal government or a state or local government for a public purpose.</w:t>
      </w:r>
    </w:p>
    <w:p w14:paraId="7430BF56" w14:textId="77777777" w:rsidR="004F71DB" w:rsidRPr="004F71DB" w:rsidRDefault="004F71DB" w:rsidP="004F71DB">
      <w:r>
        <w:t xml:space="preserve">No assets shall be distributed </w:t>
      </w:r>
      <w:del w:id="9056" w:author="Claude" w:date="2026-10-28T00:00:00Z">
        <w:r>
          <w:delText xml:space="preserve">to the founder,</w:delText>
        </w:r>
      </w:del>
      <w:ins w:id="9057" w:author="Claude" w:date="2026-10-28T00:00:00Z">
        <w:r>
          <w:t xml:space="preserve">to a Founding Director,</w:t>
        </w:r>
      </w:ins>
      <w:r>
        <w:t xml:space="preserve"> a director, an officer, a donor, or another private person merely because of that person's relationship with the Corporation.</w:t>
      </w:r>
    </w:p>
    <w:p w14:paraId="0D293690" w14:textId="77777777" w:rsidR="004F71DB" w:rsidRPr="004F71DB" w:rsidRDefault="004F71DB" w:rsidP="004F71DB">
      <w:r>
        <w:t>Restricted scholarship funds shall be distributed or otherwise handled in accordance with applicable donor restrictions, law, and SGO program requirements.</w:t>
      </w:r>
    </w:p>
    <w:p w14:paraId="011EF095" w14:textId="77777777" w:rsidR="004F71DB" w:rsidRPr="004F71DB" w:rsidRDefault="004F71DB" w:rsidP="004F71DB">
      <w:pPr>
        <w:rPr>
          <w:b/>
          <w:bCs/>
        </w:rPr>
      </w:pPr>
      <w:r>
        <w:rPr>
          <w:b/>
          <w:bCs/>
        </w:rPr>
        <w:t>ARTICLE XVI — GENERAL PROVISIONS</w:t>
      </w:r>
    </w:p>
    <w:p w14:paraId="1B00356F" w14:textId="77777777" w:rsidR="004F71DB" w:rsidRPr="004F71DB" w:rsidRDefault="004F71DB" w:rsidP="004F71DB">
      <w:pPr>
        <w:rPr>
          <w:b/>
          <w:bCs/>
        </w:rPr>
      </w:pPr>
      <w:r>
        <w:rPr>
          <w:b/>
          <w:bCs/>
        </w:rPr>
        <w:t>Section 16.1. Governing Law</w:t>
      </w:r>
    </w:p>
    <w:p w14:paraId="720EAABB" w14:textId="77777777" w:rsidR="004F71DB" w:rsidRPr="004F71DB" w:rsidRDefault="004F71DB" w:rsidP="004F71DB">
      <w:r>
        <w:t>These Bylaws shall be governed by Tennessee law and applicable federal law.</w:t>
      </w:r>
    </w:p>
    <w:p w14:paraId="37B8B13F" w14:textId="77777777" w:rsidR="004F71DB" w:rsidRPr="004F71DB" w:rsidRDefault="004F71DB" w:rsidP="004F71DB">
      <w:pPr>
        <w:rPr>
          <w:b/>
          <w:bCs/>
        </w:rPr>
      </w:pPr>
      <w:r>
        <w:rPr>
          <w:b/>
          <w:bCs/>
        </w:rPr>
        <w:t>Section 16.2. Interpretation</w:t>
      </w:r>
    </w:p>
    <w:p w14:paraId="43748FEF" w14:textId="77777777" w:rsidR="004F71DB" w:rsidRPr="004F71DB" w:rsidRDefault="004F71DB" w:rsidP="004F71DB">
      <w:r>
        <w:lastRenderedPageBreak/>
        <w:t>These Bylaws shall be interpreted consistently with the Corporation's Articles of Incorporation, charitable mission, and applicable law.</w:t>
      </w:r>
    </w:p>
    <w:p w14:paraId="69C299B1" w14:textId="77777777" w:rsidR="004F71DB" w:rsidRPr="004F71DB" w:rsidRDefault="004F71DB" w:rsidP="004F71DB">
      <w:r>
        <w:t>If a provision is invalid or unenforceable, the remaining provisions shall remain effective to the extent permitted by law.</w:t>
      </w:r>
    </w:p>
    <w:p w14:paraId="698EFB48" w14:textId="77777777" w:rsidR="004F71DB" w:rsidRPr="004F71DB" w:rsidRDefault="004F71DB" w:rsidP="004F71DB">
      <w:pPr>
        <w:rPr>
          <w:b/>
          <w:bCs/>
        </w:rPr>
      </w:pPr>
      <w:r>
        <w:rPr>
          <w:b/>
          <w:bCs/>
        </w:rPr>
        <w:t>Section 16.3. Electronic Communications</w:t>
      </w:r>
    </w:p>
    <w:p w14:paraId="2D4AED26" w14:textId="77777777" w:rsidR="004F71DB" w:rsidRPr="004F71DB" w:rsidRDefault="004F71DB" w:rsidP="004F71DB">
      <w:r>
        <w:t>Electronic notices, records, signatures, and consents may be used to the extent permitted by applicable law and Board-approved procedures.</w:t>
      </w:r>
    </w:p>
    <w:p w14:paraId="2E78852D" w14:textId="77777777" w:rsidR="004F71DB" w:rsidRPr="004F71DB" w:rsidRDefault="004F71DB" w:rsidP="004F71DB">
      <w:pPr>
        <w:rPr>
          <w:b/>
          <w:bCs/>
        </w:rPr>
      </w:pPr>
      <w:r>
        <w:rPr>
          <w:b/>
          <w:bCs/>
        </w:rPr>
        <w:t>Section 16.4. Adoption</w:t>
      </w:r>
    </w:p>
    <w:p w14:paraId="6099D5EE" w14:textId="77777777" w:rsidR="004F71DB" w:rsidRPr="004F71DB" w:rsidRDefault="004F71DB" w:rsidP="004F71DB">
      <w:r>
        <w:t>These Bylaws shall become effective upon adoption by the Board of Directors.</w:t>
      </w:r>
    </w:p>
    <w:p w14:paraId="08B0E95A" w14:textId="77777777" w:rsidR="004F71DB" w:rsidRPr="004F71DB" w:rsidRDefault="004F71DB" w:rsidP="004F71DB">
      <w:r>
        <w:pict w14:anchorId="7FADE9DE">
          <v:rect id="_x0000_i1031" style="width:0;height:1.5pt" o:hralign="center" o:hrstd="t" o:hr="t" fillcolor="#a0a0a0" stroked="f"/>
        </w:pict>
      </w:r>
    </w:p>
    <w:p w14:paraId="05F4C5AA" w14:textId="77777777" w:rsidR="004F71DB" w:rsidRPr="004F71DB" w:rsidRDefault="004F71DB" w:rsidP="004F71DB">
      <w:pPr>
        <w:rPr>
          <w:b/>
          <w:bCs/>
        </w:rPr>
      </w:pPr>
      <w:r>
        <w:rPr>
          <w:b/>
          <w:bCs/>
        </w:rPr>
        <w:t>CERTIFICATE OF ADOPTION</w:t>
      </w:r>
    </w:p>
    <w:p w14:paraId="1A4FC56E" w14:textId="77777777" w:rsidR="004F71DB" w:rsidRPr="004F71DB" w:rsidRDefault="004F71DB" w:rsidP="004F71DB">
      <w:r>
        <w:t>The undersigned Secretary of Tennessee Islamic School Scholarship Alliance, Inc., certifies that the foregoing Bylaws were adopted by the Board of Directors on ______________</w:t>
      </w:r>
      <w:r>
        <w:rPr>
          <w:b/>
          <w:bCs/>
        </w:rPr>
        <w:t>, 20</w:t>
      </w:r>
      <w:r>
        <w:t>.</w:t>
      </w:r>
    </w:p>
    <w:p w14:paraId="0155C90F" w14:textId="77777777" w:rsidR="004F71DB" w:rsidRPr="004F71DB" w:rsidRDefault="004F71DB" w:rsidP="004F71DB">
      <w:r>
        <w:rPr>
          <w:b/>
          <w:bCs/>
        </w:rPr>
        <w:t>Secretary's name:</w:t>
      </w:r>
      <w:r>
        <w:t xml:space="preserve"> __________________________________</w:t>
      </w:r>
    </w:p>
    <w:p w14:paraId="530EEB7C" w14:textId="77777777" w:rsidR="004F71DB" w:rsidRPr="004F71DB" w:rsidRDefault="004F71DB" w:rsidP="004F71DB">
      <w:r>
        <w:rPr>
          <w:b/>
          <w:bCs/>
        </w:rPr>
        <w:t>Secretary's signature:</w:t>
      </w:r>
      <w:r>
        <w:t xml:space="preserve"> _______________________________</w:t>
      </w:r>
    </w:p>
    <w:p w14:paraId="7E6CE63C" w14:textId="77777777" w:rsidR="004F71DB" w:rsidRPr="004F71DB" w:rsidRDefault="004F71DB" w:rsidP="004F71DB">
      <w:r>
        <w:rPr>
          <w:b/>
          <w:bCs/>
        </w:rPr>
        <w:t>Date:</w:t>
      </w:r>
      <w:r>
        <w:t xml:space="preserve"> _____________________________________________</w:t>
      </w:r>
    </w:p>
    <w:p w14:paraId="32C99092" w14:textId="77777777" w:rsidR="004F71DB" w:rsidRPr="004F71DB" w:rsidRDefault="004F71DB" w:rsidP="004F71DB">
      <w:r>
        <w:rPr>
          <w:b/>
          <w:bCs/>
        </w:rPr>
        <w:t>President / Board Chair:</w:t>
      </w:r>
      <w:r>
        <w:t xml:space="preserve"> _____________________________</w:t>
      </w:r>
    </w:p>
    <w:p w14:paraId="79BC05C8" w14:textId="77777777" w:rsidR="004F71DB" w:rsidRPr="004F71DB" w:rsidRDefault="004F71DB" w:rsidP="004F71DB">
      <w:r>
        <w:rPr>
          <w:b/>
          <w:bCs/>
        </w:rPr>
        <w:t>Signature:</w:t>
      </w:r>
      <w:r>
        <w:t xml:space="preserve"> _________________________________________</w:t>
      </w:r>
    </w:p>
    <w:p w14:paraId="3D36B434" w14:textId="77777777" w:rsidR="004F71DB" w:rsidRPr="004F71DB" w:rsidRDefault="004F71DB" w:rsidP="004F71DB">
      <w:r>
        <w:rPr>
          <w:b/>
          <w:bCs/>
        </w:rPr>
        <w:t>Date:</w:t>
      </w:r>
      <w:r>
        <w:t xml:space="preserve"> _____________________________________________</w:t>
      </w:r>
    </w:p>
    <w:p w14:paraId="14A53BA5" w14:textId="77777777" w:rsidR="00240987" w:rsidRDefault="00240987"/>
    <w:sectPr w:rsidR="00240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404A"/>
    <w:multiLevelType w:val="multilevel"/>
    <w:tmpl w:val="3ECA1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E4A0D"/>
    <w:multiLevelType w:val="multilevel"/>
    <w:tmpl w:val="0D9A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22EFB"/>
    <w:multiLevelType w:val="multilevel"/>
    <w:tmpl w:val="FBA8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5649A"/>
    <w:multiLevelType w:val="multilevel"/>
    <w:tmpl w:val="7AF0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5513CA"/>
    <w:multiLevelType w:val="multilevel"/>
    <w:tmpl w:val="D386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F019FE"/>
    <w:multiLevelType w:val="multilevel"/>
    <w:tmpl w:val="938E3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7E3C20"/>
    <w:multiLevelType w:val="multilevel"/>
    <w:tmpl w:val="D0BA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C857F4"/>
    <w:multiLevelType w:val="multilevel"/>
    <w:tmpl w:val="CCAC7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1C4B76"/>
    <w:multiLevelType w:val="multilevel"/>
    <w:tmpl w:val="40C8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701637">
    <w:abstractNumId w:val="2"/>
  </w:num>
  <w:num w:numId="2" w16cid:durableId="94860797">
    <w:abstractNumId w:val="5"/>
  </w:num>
  <w:num w:numId="3" w16cid:durableId="11422618">
    <w:abstractNumId w:val="4"/>
  </w:num>
  <w:num w:numId="4" w16cid:durableId="479661002">
    <w:abstractNumId w:val="3"/>
  </w:num>
  <w:num w:numId="5" w16cid:durableId="1103498498">
    <w:abstractNumId w:val="7"/>
  </w:num>
  <w:num w:numId="6" w16cid:durableId="204409398">
    <w:abstractNumId w:val="6"/>
  </w:num>
  <w:num w:numId="7" w16cid:durableId="502940853">
    <w:abstractNumId w:val="8"/>
  </w:num>
  <w:num w:numId="8" w16cid:durableId="264463663">
    <w:abstractNumId w:val="0"/>
  </w:num>
  <w:num w:numId="9" w16cid:durableId="1445345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1DB"/>
    <w:rsid w:val="00240987"/>
    <w:rsid w:val="004F71DB"/>
    <w:rsid w:val="007379EA"/>
    <w:rsid w:val="00936A6C"/>
    <w:rsid w:val="009B4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BC067"/>
  <w15:chartTrackingRefBased/>
  <w15:docId w15:val="{B837223D-C1DA-4A2F-9325-632BBAD69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1DB"/>
    <w:rPr>
      <w:rFonts w:eastAsiaTheme="majorEastAsia" w:cstheme="majorBidi"/>
      <w:color w:val="272727" w:themeColor="text1" w:themeTint="D8"/>
    </w:rPr>
  </w:style>
  <w:style w:type="paragraph" w:styleId="Title">
    <w:name w:val="Title"/>
    <w:basedOn w:val="Normal"/>
    <w:next w:val="Normal"/>
    <w:link w:val="TitleChar"/>
    <w:uiPriority w:val="10"/>
    <w:qFormat/>
    <w:rsid w:val="004F7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1DB"/>
    <w:pPr>
      <w:spacing w:before="160"/>
      <w:jc w:val="center"/>
    </w:pPr>
    <w:rPr>
      <w:i/>
      <w:iCs/>
      <w:color w:val="404040" w:themeColor="text1" w:themeTint="BF"/>
    </w:rPr>
  </w:style>
  <w:style w:type="character" w:customStyle="1" w:styleId="QuoteChar">
    <w:name w:val="Quote Char"/>
    <w:basedOn w:val="DefaultParagraphFont"/>
    <w:link w:val="Quote"/>
    <w:uiPriority w:val="29"/>
    <w:rsid w:val="004F71DB"/>
    <w:rPr>
      <w:i/>
      <w:iCs/>
      <w:color w:val="404040" w:themeColor="text1" w:themeTint="BF"/>
    </w:rPr>
  </w:style>
  <w:style w:type="paragraph" w:styleId="ListParagraph">
    <w:name w:val="List Paragraph"/>
    <w:basedOn w:val="Normal"/>
    <w:uiPriority w:val="34"/>
    <w:qFormat/>
    <w:rsid w:val="004F71DB"/>
    <w:pPr>
      <w:ind w:left="720"/>
      <w:contextualSpacing/>
    </w:pPr>
  </w:style>
  <w:style w:type="character" w:styleId="IntenseEmphasis">
    <w:name w:val="Intense Emphasis"/>
    <w:basedOn w:val="DefaultParagraphFont"/>
    <w:uiPriority w:val="21"/>
    <w:qFormat/>
    <w:rsid w:val="004F71DB"/>
    <w:rPr>
      <w:i/>
      <w:iCs/>
      <w:color w:val="0F4761" w:themeColor="accent1" w:themeShade="BF"/>
    </w:rPr>
  </w:style>
  <w:style w:type="paragraph" w:styleId="IntenseQuote">
    <w:name w:val="Intense Quote"/>
    <w:basedOn w:val="Normal"/>
    <w:next w:val="Normal"/>
    <w:link w:val="IntenseQuoteChar"/>
    <w:uiPriority w:val="30"/>
    <w:qFormat/>
    <w:rsid w:val="004F7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1DB"/>
    <w:rPr>
      <w:i/>
      <w:iCs/>
      <w:color w:val="0F4761" w:themeColor="accent1" w:themeShade="BF"/>
    </w:rPr>
  </w:style>
  <w:style w:type="character" w:styleId="IntenseReference">
    <w:name w:val="Intense Reference"/>
    <w:basedOn w:val="DefaultParagraphFont"/>
    <w:uiPriority w:val="32"/>
    <w:qFormat/>
    <w:rsid w:val="004F7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4966</Words>
  <Characters>28309</Characters>
  <Application>Microsoft Office Word</Application>
  <DocSecurity>0</DocSecurity>
  <Lines>235</Lines>
  <Paragraphs>66</Paragraphs>
  <ScaleCrop>false</ScaleCrop>
  <Company/>
  <LinksUpToDate>false</LinksUpToDate>
  <CharactersWithSpaces>33209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Ardiansyah, Jimmy</dc:creator>
  <cp:keywords/>
  <dc:description/>
  <cp:lastModifiedBy>Ardiansyah, Jimmy</cp:lastModifiedBy>
  <cp:revision>1</cp:revision>
  <dcterms:created xsi:type="dcterms:W3CDTF">2026-10-26T22:56:00Z</dcterms:created>
  <dcterms:modified xsi:type="dcterms:W3CDTF">2026-10-26T22:57:00Z</dcterms:modified>
</cp:coreProperties>
</file>